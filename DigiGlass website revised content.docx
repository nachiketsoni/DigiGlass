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184C" w:rsidRDefault="00B31A53" w14:paraId="0EB36A93" w14:textId="0ECC9786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SECTION 1</w:t>
      </w:r>
    </w:p>
    <w:p w:rsidRPr="0098184C" w:rsidR="0098184C" w:rsidRDefault="0098184C" w14:paraId="1E84BD67" w14:textId="1E7DD7DD">
      <w:pPr>
        <w:rPr>
          <w:b/>
          <w:bCs/>
          <w:noProof/>
        </w:rPr>
      </w:pPr>
      <w:r>
        <w:rPr>
          <w:b/>
          <w:bCs/>
          <w:noProof/>
        </w:rPr>
        <w:t>RIGHT SIDE</w:t>
      </w:r>
    </w:p>
    <w:p w:rsidR="0098184C" w:rsidP="0098184C" w:rsidRDefault="0098184C" w14:paraId="75D8985C" w14:textId="77777777">
      <w:r>
        <w:t>No Blind Spots.</w:t>
      </w:r>
    </w:p>
    <w:p w:rsidR="0098184C" w:rsidP="0098184C" w:rsidRDefault="0098184C" w14:paraId="115A0A52" w14:textId="77777777">
      <w:r>
        <w:t>No Exceptions.</w:t>
      </w:r>
    </w:p>
    <w:p w:rsidR="0098184C" w:rsidP="0098184C" w:rsidRDefault="0098184C" w14:paraId="464A99DF" w14:textId="77777777"/>
    <w:p w:rsidR="0098184C" w:rsidP="0098184C" w:rsidRDefault="0098184C" w14:paraId="41EF0523" w14:textId="16981EA6">
      <w:r>
        <w:t>You’ve invested in the tools. Now make them work as one.</w:t>
      </w:r>
    </w:p>
    <w:p w:rsidR="0098184C" w:rsidP="0098184C" w:rsidRDefault="0098184C" w14:paraId="3363229A" w14:textId="09A4E955">
      <w:r>
        <w:t>Digiglass connects and operates what you already own as a single, accountable 24×7 security operation with clearly defined scope, ownership and response.</w:t>
      </w:r>
    </w:p>
    <w:p w:rsidRPr="0098184C" w:rsidR="0098184C" w:rsidP="0098184C" w:rsidRDefault="0098184C" w14:paraId="1419934A" w14:textId="498EC32B">
      <w:pPr>
        <w:rPr>
          <w:b/>
          <w:bCs/>
        </w:rPr>
      </w:pPr>
      <w:r w:rsidRPr="0098184C">
        <w:rPr>
          <w:b/>
          <w:bCs/>
        </w:rPr>
        <w:t>Map Your Security Operation</w:t>
      </w:r>
    </w:p>
    <w:p w:rsidR="0098184C" w:rsidP="0098184C" w:rsidRDefault="0098184C" w14:paraId="7B01CAC3" w14:textId="4FE678A6">
      <w:pPr>
        <w:rPr>
          <w:b/>
          <w:bCs/>
        </w:rPr>
      </w:pPr>
      <w:r w:rsidRPr="0098184C">
        <w:rPr>
          <w:b/>
          <w:bCs/>
        </w:rPr>
        <w:t>See how it works</w:t>
      </w:r>
    </w:p>
    <w:p w:rsidRPr="0098184C" w:rsidR="0098184C" w:rsidP="0098184C" w:rsidRDefault="0098184C" w14:paraId="7A6DF871" w14:textId="2BF29B01">
      <w:r>
        <w:rPr>
          <w:b/>
          <w:bCs/>
        </w:rPr>
        <w:t>LEFT SIDE</w:t>
      </w:r>
    </w:p>
    <w:p w:rsidRPr="00B31A53" w:rsidR="00B31A53" w:rsidP="00B31A53" w:rsidRDefault="00B31A53" w14:paraId="413AAD68" w14:textId="77777777">
      <w:r w:rsidRPr="00B31A53">
        <w:t>ONE OPERATING VIEW </w:t>
      </w:r>
    </w:p>
    <w:p w:rsidRPr="00B31A53" w:rsidR="00B31A53" w:rsidP="00B31A53" w:rsidRDefault="00B31A53" w14:paraId="031B4301" w14:textId="77777777">
      <w:r w:rsidRPr="00B31A53">
        <w:t>Your security stack. </w:t>
      </w:r>
    </w:p>
    <w:p w:rsidRPr="00B31A53" w:rsidR="00B31A53" w:rsidP="00B31A53" w:rsidRDefault="00B31A53" w14:paraId="47E63722" w14:textId="77777777">
      <w:pPr>
        <w:rPr>
          <w:lang w:val="en-GB"/>
        </w:rPr>
      </w:pPr>
      <w:r w:rsidRPr="00B31A53">
        <w:t>One operation.</w:t>
      </w:r>
      <w:r w:rsidRPr="00B31A53">
        <w:rPr>
          <w:lang w:val="en-GB"/>
        </w:rPr>
        <w:t> </w:t>
      </w:r>
    </w:p>
    <w:p w:rsidRPr="00B31A53" w:rsidR="00B31A53" w:rsidP="00B31A53" w:rsidRDefault="00B31A53" w14:paraId="65DDEEEA" w14:textId="77777777">
      <w:pPr>
        <w:rPr>
          <w:lang w:val="en-GB"/>
        </w:rPr>
      </w:pPr>
      <w:r w:rsidRPr="00B31A53">
        <w:t>DigiGlass connects the tools you already own and turns fragmented security controls into one accountable 24×7 security function.</w:t>
      </w:r>
      <w:r w:rsidRPr="00B31A53">
        <w:rPr>
          <w:lang w:val="en-GB"/>
        </w:rPr>
        <w:t> </w:t>
      </w:r>
    </w:p>
    <w:p w:rsidR="007745EC" w:rsidRDefault="00B31A53" w14:paraId="779DB0FB" w14:textId="0DF291C0">
      <w:pPr>
        <w:rPr>
          <w:lang w:val="en-GB"/>
        </w:rPr>
      </w:pPr>
      <w:r w:rsidRPr="00B31A53">
        <w:rPr>
          <w:lang w:val="en-GB"/>
        </w:rPr>
        <w:t> </w:t>
      </w:r>
      <w:r w:rsidRPr="00B31A53">
        <w:rPr>
          <w:lang w:val="en-GB"/>
        </w:rPr>
        <w:br/>
      </w:r>
      <w:r w:rsidRPr="00B31A53">
        <w:t>INTEGRATE · TUNE · INVESTIGATE · IMPROVE</w:t>
      </w:r>
      <w:r w:rsidRPr="00B31A53">
        <w:rPr>
          <w:lang w:val="en-GB"/>
        </w:rPr>
        <w:t> </w:t>
      </w:r>
    </w:p>
    <w:p w:rsidR="0098184C" w:rsidRDefault="0098184C" w14:paraId="512A9F92" w14:textId="77777777">
      <w:pPr>
        <w:rPr>
          <w:lang w:val="en-GB"/>
        </w:rPr>
      </w:pPr>
    </w:p>
    <w:p w:rsidR="0098184C" w:rsidRDefault="29B82467" w14:paraId="708B6A95" w14:textId="7339E959">
      <w:pPr>
        <w:rPr>
          <w:b/>
          <w:bCs/>
          <w:sz w:val="24"/>
          <w:szCs w:val="24"/>
          <w:lang w:val="en-GB"/>
        </w:rPr>
      </w:pPr>
      <w:r w:rsidRPr="29B82467">
        <w:rPr>
          <w:b/>
          <w:bCs/>
          <w:sz w:val="24"/>
          <w:szCs w:val="24"/>
          <w:lang w:val="en-GB"/>
        </w:rPr>
        <w:t>SECTION 2 – CR</w:t>
      </w:r>
      <w:del w:author="Malvika Saluja" w:date="2026-09-15T10:40:00Z" w16du:dateUtc="2026-09-15T10:40:34Z" w:id="0">
        <w:r w:rsidRPr="29B82467" w:rsidDel="29B82467" w:rsidR="0098184C">
          <w:rPr>
            <w:b/>
            <w:bCs/>
            <w:sz w:val="24"/>
            <w:szCs w:val="24"/>
            <w:lang w:val="en-GB"/>
          </w:rPr>
          <w:delText>E</w:delText>
        </w:r>
      </w:del>
      <w:r w:rsidRPr="29B82467">
        <w:rPr>
          <w:b/>
          <w:bCs/>
          <w:sz w:val="24"/>
          <w:szCs w:val="24"/>
          <w:lang w:val="en-GB"/>
        </w:rPr>
        <w:t>TIFICATIONS</w:t>
      </w:r>
    </w:p>
    <w:p w:rsidRPr="0098184C" w:rsidR="0098184C" w:rsidP="0098184C" w:rsidRDefault="0098184C" w14:paraId="5DCF75E6" w14:textId="77777777">
      <w:pPr>
        <w:rPr>
          <w:b/>
          <w:bCs/>
        </w:rPr>
      </w:pPr>
      <w:r w:rsidRPr="0098184C">
        <w:rPr>
          <w:b/>
          <w:bCs/>
        </w:rPr>
        <w:t>Heading:</w:t>
      </w:r>
    </w:p>
    <w:p w:rsidR="0098184C" w:rsidP="0098184C" w:rsidRDefault="0098184C" w14:paraId="7AEAE7AC" w14:textId="77777777">
      <w:r w:rsidRPr="000F507F">
        <w:t>RECOGNISED · CERTIFIED · TRUSTED</w:t>
      </w:r>
    </w:p>
    <w:p w:rsidR="0098184C" w:rsidP="0098184C" w:rsidRDefault="0098184C" w14:paraId="20C699A3" w14:textId="77777777"/>
    <w:p w:rsidR="0098184C" w:rsidP="0098184C" w:rsidRDefault="0098184C" w14:paraId="7E00C845" w14:textId="77777777"/>
    <w:p w:rsidR="0098184C" w:rsidP="0098184C" w:rsidRDefault="0098184C" w14:paraId="7F0FF8E5" w14:textId="77777777">
      <w:r>
        <w:t>ISO 27001</w:t>
      </w:r>
    </w:p>
    <w:p w:rsidR="0098184C" w:rsidP="0098184C" w:rsidRDefault="0098184C" w14:paraId="22CC76E2" w14:textId="77777777">
      <w:r>
        <w:t>Audited security management</w:t>
      </w:r>
    </w:p>
    <w:p w:rsidR="0098184C" w:rsidP="0098184C" w:rsidRDefault="0098184C" w14:paraId="18F9822A" w14:textId="77777777"/>
    <w:p w:rsidR="0098184C" w:rsidP="0098184C" w:rsidRDefault="0098184C" w14:paraId="3703325E" w14:textId="24E050C4">
      <w:r>
        <w:t>NCA Certified</w:t>
      </w:r>
      <w:r w:rsidR="00AD4453">
        <w:t xml:space="preserve">, </w:t>
      </w:r>
      <w:r>
        <w:t>KSA</w:t>
      </w:r>
    </w:p>
    <w:p w:rsidR="0098184C" w:rsidP="0098184C" w:rsidRDefault="0098184C" w14:paraId="10B000F7" w14:textId="77777777">
      <w:r>
        <w:t>Approved to operate in Saudi Arabia</w:t>
      </w:r>
    </w:p>
    <w:p w:rsidR="0098184C" w:rsidP="0098184C" w:rsidRDefault="0098184C" w14:paraId="4B21BBC7" w14:textId="77777777"/>
    <w:p w:rsidR="0098184C" w:rsidP="0098184C" w:rsidRDefault="0098184C" w14:paraId="682D9609" w14:textId="77777777">
      <w:r>
        <w:t>MSSP Excellence Award</w:t>
      </w:r>
    </w:p>
    <w:p w:rsidR="0098184C" w:rsidP="0098184C" w:rsidRDefault="0098184C" w14:paraId="37E1C1D2" w14:textId="0224EBCC">
      <w:r>
        <w:t>Securonix</w:t>
      </w:r>
      <w:r w:rsidR="00AD4453">
        <w:t xml:space="preserve">, </w:t>
      </w:r>
      <w:r>
        <w:t>2025</w:t>
      </w:r>
    </w:p>
    <w:p w:rsidR="0098184C" w:rsidP="0098184C" w:rsidRDefault="0098184C" w14:paraId="6AD55400" w14:textId="77777777"/>
    <w:p w:rsidR="0098184C" w:rsidP="0098184C" w:rsidRDefault="0098184C" w14:paraId="1504857B" w14:textId="77777777">
      <w:r>
        <w:t>Leading MSS by Distributor</w:t>
      </w:r>
    </w:p>
    <w:p w:rsidR="00B117F8" w:rsidP="0098184C" w:rsidRDefault="0098184C" w14:paraId="0298FC9B" w14:textId="195338B0">
      <w:pPr>
        <w:pBdr>
          <w:bottom w:val="double" w:color="auto" w:sz="6" w:space="1"/>
        </w:pBdr>
      </w:pPr>
      <w:r>
        <w:t>Industry recognition</w:t>
      </w:r>
      <w:r w:rsidR="00AD4453">
        <w:t>,</w:t>
      </w:r>
      <w:r>
        <w:t xml:space="preserve"> 2024</w:t>
      </w:r>
    </w:p>
    <w:p w:rsidR="007745EC" w:rsidRDefault="0098184C" w14:paraId="2E292D09" w14:textId="255E006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3: INDUSTRY RELEVANCE</w:t>
      </w:r>
    </w:p>
    <w:p w:rsidR="00892B38" w:rsidP="00B117F8" w:rsidRDefault="00AD4453" w14:paraId="6476B279" w14:textId="19DC0DDA">
      <w:r>
        <w:t>Less than</w:t>
      </w:r>
      <w:r w:rsidR="00B117F8">
        <w:t xml:space="preserve"> </w:t>
      </w:r>
      <w:r w:rsidR="00892B38">
        <w:t>5</w:t>
      </w:r>
      <w:r w:rsidR="00B117F8">
        <w:t xml:space="preserve"> min            </w:t>
      </w:r>
    </w:p>
    <w:p w:rsidR="00892B38" w:rsidP="00B117F8" w:rsidRDefault="00892B38" w14:paraId="616F5C14" w14:textId="69202DFE">
      <w:r>
        <w:t>MTTD</w:t>
      </w:r>
    </w:p>
    <w:p w:rsidR="00892B38" w:rsidP="00B117F8" w:rsidRDefault="00892B38" w14:paraId="6CB6BF73" w14:textId="26726155">
      <w:r w:rsidRPr="00892B38">
        <w:t>Mean Time to Detect</w:t>
      </w:r>
    </w:p>
    <w:p w:rsidR="00892B38" w:rsidP="00B117F8" w:rsidRDefault="00892B38" w14:paraId="6390A3C9" w14:textId="77777777"/>
    <w:p w:rsidR="00892B38" w:rsidP="00B117F8" w:rsidRDefault="00AD4453" w14:paraId="713BA9A3" w14:textId="74DFA208">
      <w:r>
        <w:t>Less than</w:t>
      </w:r>
      <w:r w:rsidR="00B117F8">
        <w:t xml:space="preserve"> </w:t>
      </w:r>
      <w:r w:rsidR="00892B38">
        <w:t>30</w:t>
      </w:r>
      <w:r w:rsidR="00B117F8">
        <w:t xml:space="preserve"> min </w:t>
      </w:r>
    </w:p>
    <w:p w:rsidR="00892B38" w:rsidP="00B117F8" w:rsidRDefault="00892B38" w14:paraId="0C4FF4EF" w14:textId="34DE5AA8">
      <w:r>
        <w:t>MTTR</w:t>
      </w:r>
    </w:p>
    <w:p w:rsidR="00892B38" w:rsidP="000F507F" w:rsidRDefault="00892B38" w14:paraId="0BCE8C7C" w14:textId="0AE8351C">
      <w:r w:rsidRPr="00892B38">
        <w:t>Response to P0 Incidents</w:t>
      </w:r>
    </w:p>
    <w:p w:rsidR="000F507F" w:rsidP="00B117F8" w:rsidRDefault="000F507F" w14:paraId="1FA53DCC" w14:textId="77777777"/>
    <w:p w:rsidR="00892B38" w:rsidP="00B117F8" w:rsidRDefault="00892B38" w14:paraId="0599DC4A" w14:textId="1D8F5B10">
      <w:r w:rsidRPr="00892B38">
        <w:t>12</w:t>
      </w:r>
      <w:r>
        <w:t>%</w:t>
      </w:r>
    </w:p>
    <w:p w:rsidR="00892B38" w:rsidP="00892B38" w:rsidRDefault="00892B38" w14:paraId="580FB7E2" w14:textId="77777777">
      <w:r>
        <w:t>False-positive rate</w:t>
      </w:r>
    </w:p>
    <w:p w:rsidRPr="000F507F" w:rsidR="000F507F" w:rsidP="00B31A53" w:rsidRDefault="00892B38" w14:paraId="489CD635" w14:textId="72382FC3">
      <w:pPr>
        <w:pBdr>
          <w:bottom w:val="double" w:color="auto" w:sz="6" w:space="1"/>
        </w:pBdr>
      </w:pPr>
      <w:r>
        <w:t>Alerts requiring no escalatio</w:t>
      </w:r>
      <w:r w:rsidR="00B31A53">
        <w:t>n</w:t>
      </w:r>
    </w:p>
    <w:p w:rsidR="002F06DD" w:rsidP="000F507F" w:rsidRDefault="002F06DD" w14:paraId="0F01E2FB" w14:textId="77777777">
      <w:pPr>
        <w:pBdr>
          <w:bottom w:val="double" w:color="auto" w:sz="6" w:space="1"/>
        </w:pBdr>
      </w:pPr>
    </w:p>
    <w:p w:rsidR="002F06DD" w:rsidP="000F507F" w:rsidRDefault="002F06DD" w14:paraId="12CC5BF6" w14:textId="708D5362"/>
    <w:p w:rsidR="00AD4453" w:rsidP="002F06DD" w:rsidRDefault="00AD4453" w14:paraId="0C5CB4BA" w14:textId="77777777">
      <w:r>
        <w:t xml:space="preserve">Approximately </w:t>
      </w:r>
      <w:r w:rsidR="002F06DD">
        <w:t xml:space="preserve">1.55B  </w:t>
      </w:r>
    </w:p>
    <w:p w:rsidR="002F06DD" w:rsidP="002F06DD" w:rsidRDefault="002F06DD" w14:paraId="5CCE765E" w14:textId="6CE445F5">
      <w:r>
        <w:t>Events processed/day</w:t>
      </w:r>
    </w:p>
    <w:p w:rsidR="002F06DD" w:rsidP="002F06DD" w:rsidRDefault="002F06DD" w14:paraId="7587358F" w14:textId="32123071">
      <w:r>
        <w:t>18,000 EPS</w:t>
      </w:r>
      <w:r w:rsidR="00AD4453">
        <w:t xml:space="preserve"> a</w:t>
      </w:r>
      <w:r>
        <w:t>cross 20,000+ devices</w:t>
      </w:r>
    </w:p>
    <w:p w:rsidR="002F06DD" w:rsidP="002F06DD" w:rsidRDefault="002F06DD" w14:paraId="672A118F" w14:textId="77777777">
      <w:pPr>
        <w:pBdr>
          <w:bottom w:val="double" w:color="auto" w:sz="6" w:space="1"/>
        </w:pBdr>
      </w:pPr>
    </w:p>
    <w:p w:rsidR="002F06DD" w:rsidP="002F06DD" w:rsidRDefault="002F06DD" w14:paraId="7F9E7A8B" w14:textId="78C4C711"/>
    <w:p w:rsidR="002F06DD" w:rsidP="002F06DD" w:rsidRDefault="002F06DD" w14:paraId="687C09FB" w14:textId="77777777">
      <w:r>
        <w:t>20+</w:t>
      </w:r>
    </w:p>
    <w:p w:rsidR="002F06DD" w:rsidP="002F06DD" w:rsidRDefault="002F06DD" w14:paraId="7997C65C" w14:textId="77777777">
      <w:r>
        <w:t>managed security clients</w:t>
      </w:r>
    </w:p>
    <w:p w:rsidR="002F06DD" w:rsidP="002F06DD" w:rsidRDefault="002F06DD" w14:paraId="56F7637F" w14:textId="4EA1BD78">
      <w:r>
        <w:t>Active MDR, compliance &amp; lifecycle engagements</w:t>
      </w:r>
    </w:p>
    <w:p w:rsidR="002F06DD" w:rsidP="002F06DD" w:rsidRDefault="002F06DD" w14:paraId="3135FCD8" w14:textId="77777777">
      <w:pPr>
        <w:pBdr>
          <w:bottom w:val="double" w:color="auto" w:sz="6" w:space="1"/>
        </w:pBdr>
      </w:pPr>
    </w:p>
    <w:p w:rsidR="002F06DD" w:rsidP="002F06DD" w:rsidRDefault="002F06DD" w14:paraId="0822F638" w14:textId="66616032"/>
    <w:p w:rsidR="002F06DD" w:rsidP="002F06DD" w:rsidRDefault="002F06DD" w14:paraId="1C8896B0" w14:textId="77777777">
      <w:r>
        <w:t>100+</w:t>
      </w:r>
    </w:p>
    <w:p w:rsidR="002F06DD" w:rsidP="002F06DD" w:rsidRDefault="002F06DD" w14:paraId="3F09A678" w14:textId="77777777">
      <w:r>
        <w:t>OEM partnerships</w:t>
      </w:r>
    </w:p>
    <w:p w:rsidR="002F06DD" w:rsidP="002F06DD" w:rsidRDefault="002F06DD" w14:paraId="05843DA1" w14:textId="15751B48">
      <w:pPr>
        <w:pBdr>
          <w:bottom w:val="double" w:color="auto" w:sz="6" w:space="1"/>
        </w:pBdr>
      </w:pPr>
      <w:r>
        <w:t>Palo Alto</w:t>
      </w:r>
      <w:r w:rsidR="00AD4453">
        <w:t xml:space="preserve">, </w:t>
      </w:r>
      <w:r>
        <w:t>Securonix</w:t>
      </w:r>
      <w:r w:rsidR="00AD4453">
        <w:t xml:space="preserve">, </w:t>
      </w:r>
      <w:r>
        <w:t>Microsoft</w:t>
      </w:r>
      <w:r w:rsidR="00AD4453">
        <w:t xml:space="preserve">, </w:t>
      </w:r>
      <w:r>
        <w:t>CrowdStrike +</w:t>
      </w:r>
    </w:p>
    <w:p w:rsidR="00BD6801" w:rsidP="002F06DD" w:rsidRDefault="00BD6801" w14:paraId="25C068A9" w14:textId="40B44FAE"/>
    <w:p w:rsidR="00BD6801" w:rsidP="002F06DD" w:rsidRDefault="00BD6801" w14:paraId="2BC16D68" w14:textId="3793554F">
      <w:r w:rsidRPr="00BD6801">
        <w:t>Built for environments where security can't operate in silos</w:t>
      </w:r>
      <w:r>
        <w:t>:</w:t>
      </w:r>
    </w:p>
    <w:p w:rsidRPr="00941C57" w:rsidR="00AD4453" w:rsidP="00BD6801" w:rsidRDefault="00BD6801" w14:paraId="53A1EA57" w14:textId="77777777">
      <w:pPr>
        <w:rPr>
          <w:b/>
          <w:bCs/>
        </w:rPr>
      </w:pPr>
      <w:r w:rsidRPr="00941C57">
        <w:rPr>
          <w:b/>
          <w:bCs/>
        </w:rPr>
        <w:t xml:space="preserve">BFSI &amp; Insurance </w:t>
      </w:r>
    </w:p>
    <w:p w:rsidR="00BD6801" w:rsidP="00BD6801" w:rsidRDefault="00AD4453" w14:paraId="6ACC6F14" w14:textId="70E7CF19">
      <w:r w:rsidRPr="00AD4453">
        <w:t>24×7 security operations and regulatory monitoring</w:t>
      </w:r>
    </w:p>
    <w:p w:rsidRPr="00941C57" w:rsidR="00AD4453" w:rsidP="00BD6801" w:rsidRDefault="00BD6801" w14:paraId="026478CD" w14:textId="77777777">
      <w:pPr>
        <w:rPr>
          <w:b/>
          <w:bCs/>
        </w:rPr>
      </w:pPr>
      <w:r w:rsidRPr="00941C57">
        <w:rPr>
          <w:b/>
          <w:bCs/>
        </w:rPr>
        <w:t xml:space="preserve">Logistics &amp; Aviation </w:t>
      </w:r>
    </w:p>
    <w:p w:rsidR="00AD4453" w:rsidP="00BD6801" w:rsidRDefault="00AD4453" w14:paraId="54A0EE5C" w14:textId="77777777">
      <w:r w:rsidRPr="00AD4453">
        <w:t>IT and OT convergence with critical operations</w:t>
      </w:r>
    </w:p>
    <w:p w:rsidRPr="00941C57" w:rsidR="00AD4453" w:rsidP="00BD6801" w:rsidRDefault="00BD6801" w14:paraId="58D4421B" w14:textId="77777777">
      <w:pPr>
        <w:rPr>
          <w:b/>
          <w:bCs/>
        </w:rPr>
      </w:pPr>
      <w:r w:rsidRPr="00941C57">
        <w:rPr>
          <w:b/>
          <w:bCs/>
        </w:rPr>
        <w:t>Automotive &amp; Distribution</w:t>
      </w:r>
    </w:p>
    <w:p w:rsidR="00BD6801" w:rsidP="00BD6801" w:rsidRDefault="00AD4453" w14:paraId="69A612AF" w14:textId="0DBCC311">
      <w:r w:rsidRPr="00AD4453">
        <w:t>IT and OT convergence with critical operations</w:t>
      </w:r>
    </w:p>
    <w:p w:rsidRPr="00941C57" w:rsidR="00941C57" w:rsidP="00BD6801" w:rsidRDefault="00BD6801" w14:paraId="7EF2CF6B" w14:textId="77777777">
      <w:pPr>
        <w:rPr>
          <w:b/>
          <w:bCs/>
        </w:rPr>
      </w:pPr>
      <w:r w:rsidRPr="00941C57">
        <w:rPr>
          <w:b/>
          <w:bCs/>
        </w:rPr>
        <w:t xml:space="preserve">Real Estate &amp; Hospitality </w:t>
      </w:r>
    </w:p>
    <w:p w:rsidR="00941C57" w:rsidP="00BD6801" w:rsidRDefault="00941C57" w14:paraId="7961E9E0" w14:textId="77777777">
      <w:r w:rsidRPr="00941C57">
        <w:t>Multi-site visibility and unified monitoring</w:t>
      </w:r>
    </w:p>
    <w:p w:rsidRPr="00941C57" w:rsidR="00941C57" w:rsidP="00BD6801" w:rsidRDefault="00BD6801" w14:paraId="6F1E3AC4" w14:textId="77777777">
      <w:pPr>
        <w:rPr>
          <w:b/>
          <w:bCs/>
        </w:rPr>
      </w:pPr>
      <w:r w:rsidRPr="00941C57">
        <w:rPr>
          <w:b/>
          <w:bCs/>
        </w:rPr>
        <w:t xml:space="preserve">Travel &amp; Mobility </w:t>
      </w:r>
    </w:p>
    <w:p w:rsidR="00BD6801" w:rsidP="00BD6801" w:rsidRDefault="00941C57" w14:paraId="20C8FCBC" w14:textId="643D3E08">
      <w:r w:rsidRPr="00941C57">
        <w:t>Payment and PII protection with PCI-aligned monitoring</w:t>
      </w:r>
    </w:p>
    <w:p w:rsidR="00144ABC" w:rsidP="00BD6801" w:rsidRDefault="00144ABC" w14:paraId="5C4A6CEC" w14:textId="77777777">
      <w:pPr>
        <w:pBdr>
          <w:bottom w:val="double" w:color="auto" w:sz="6" w:space="1"/>
        </w:pBdr>
      </w:pPr>
    </w:p>
    <w:p w:rsidR="00144ABC" w:rsidP="00BD6801" w:rsidRDefault="0098184C" w14:paraId="25E641DC" w14:textId="431E22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4: CORE DIGIGLASS PROPOSITION</w:t>
      </w:r>
    </w:p>
    <w:p w:rsidR="0098184C" w:rsidP="00BD6801" w:rsidRDefault="0098184C" w14:paraId="419DFC14" w14:textId="46A2B562">
      <w:pPr>
        <w:rPr>
          <w:b/>
          <w:bCs/>
        </w:rPr>
      </w:pPr>
      <w:r>
        <w:rPr>
          <w:b/>
          <w:bCs/>
        </w:rPr>
        <w:t>LEFT SIDE</w:t>
      </w:r>
    </w:p>
    <w:p w:rsidR="0098184C" w:rsidP="00BD6801" w:rsidRDefault="0098184C" w14:paraId="2D5F457F" w14:textId="1374A993">
      <w:r>
        <w:t>HEADING</w:t>
      </w:r>
    </w:p>
    <w:p w:rsidR="0098184C" w:rsidP="0098184C" w:rsidRDefault="0098184C" w14:paraId="1BBBD5CD" w14:textId="4CFB50C3">
      <w:r>
        <w:t>Your stack is not the problem.</w:t>
      </w:r>
    </w:p>
    <w:p w:rsidR="0098184C" w:rsidP="0098184C" w:rsidRDefault="0098184C" w14:paraId="1F8EAC57" w14:textId="1005E3A8">
      <w:r>
        <w:t>The operating gap is.</w:t>
      </w:r>
    </w:p>
    <w:p w:rsidR="0098184C" w:rsidP="0098184C" w:rsidRDefault="0098184C" w14:paraId="660401C8" w14:textId="77777777"/>
    <w:p w:rsidR="0098184C" w:rsidP="0098184C" w:rsidRDefault="0098184C" w14:paraId="2670569F" w14:textId="728514A0">
      <w:r>
        <w:t>SUBHEADING</w:t>
      </w:r>
    </w:p>
    <w:p w:rsidR="0098184C" w:rsidP="0098184C" w:rsidRDefault="0098184C" w14:paraId="5643E1CC" w14:textId="0225CA35">
      <w:r>
        <w:t>You already have security tools across cloud, endpoint, identity, network, email and data. The challenge is making them work together; with clear ownership, coordinated response and less work for your team.</w:t>
      </w:r>
    </w:p>
    <w:p w:rsidR="0098184C" w:rsidP="0098184C" w:rsidRDefault="0098184C" w14:paraId="27525523" w14:textId="77777777">
      <w:r>
        <w:t>DigiGlass integrates and operates the security investments you already own, turning fragmented tools and signals into one accountable security operation.</w:t>
      </w:r>
    </w:p>
    <w:p w:rsidR="0098184C" w:rsidP="0098184C" w:rsidRDefault="0098184C" w14:paraId="1C98D717" w14:textId="77777777"/>
    <w:p w:rsidRPr="0098184C" w:rsidR="0098184C" w:rsidP="0098184C" w:rsidRDefault="0098184C" w14:paraId="090D837A" w14:textId="35FAEC1D">
      <w:r>
        <w:t>Security Operations Review</w:t>
      </w:r>
    </w:p>
    <w:p w:rsidR="0098184C" w:rsidP="00BD6801" w:rsidRDefault="0098184C" w14:paraId="10FC7492" w14:textId="77777777"/>
    <w:p w:rsidR="00A65070" w:rsidP="00BD6801" w:rsidRDefault="00A65070" w14:paraId="237672A3" w14:textId="3B73FD4E">
      <w:r w:rsidRPr="00A65070">
        <w:t>ONE MANAGED SECURITY OPERATION</w:t>
      </w:r>
    </w:p>
    <w:p w:rsidRPr="00B31A53" w:rsidR="00B31A53" w:rsidP="00B31A53" w:rsidRDefault="00B31A53" w14:paraId="154F9C11" w14:textId="77777777">
      <w:r w:rsidRPr="00B31A53">
        <w:t>One operation. Across your stack. </w:t>
      </w:r>
    </w:p>
    <w:p w:rsidRPr="00B31A53" w:rsidR="00A65070" w:rsidP="00BD6801" w:rsidRDefault="00B31A53" w14:paraId="7E52F246" w14:textId="394C4A0C">
      <w:pPr>
        <w:rPr>
          <w:lang w:val="en-GB"/>
        </w:rPr>
      </w:pPr>
      <w:r w:rsidRPr="00B31A53">
        <w:t>Your existing security tools stay in place. DigiGlass brings their signals into one managed operation: correlating, enriching, detecting, investigating, responding and reporting through a single accountable security function.</w:t>
      </w:r>
    </w:p>
    <w:p w:rsidR="00A65070" w:rsidP="00BD6801" w:rsidRDefault="00A65070" w14:paraId="010C81C0" w14:textId="6D29CBCB">
      <w:r w:rsidRPr="00A65070">
        <w:t>CORRELATE · DETECT · RESPOND · REPORT</w:t>
      </w:r>
    </w:p>
    <w:p w:rsidR="00A65070" w:rsidP="00BD6801" w:rsidRDefault="00A65070" w14:paraId="0820FEB1" w14:textId="77777777">
      <w:pPr>
        <w:pBdr>
          <w:bottom w:val="double" w:color="auto" w:sz="6" w:space="1"/>
        </w:pBdr>
      </w:pPr>
    </w:p>
    <w:p w:rsidR="00A65070" w:rsidP="00BD6801" w:rsidRDefault="00A65070" w14:paraId="7144579C" w14:textId="1D56F81C"/>
    <w:p w:rsidR="00A65070" w:rsidP="00BD6801" w:rsidRDefault="00A65070" w14:paraId="3C6091CD" w14:textId="7EE8B93B">
      <w:r w:rsidRPr="00A65070">
        <w:t>SECURITY SIGNAL OWNERSHIP</w:t>
      </w:r>
    </w:p>
    <w:p w:rsidR="00A65070" w:rsidP="00A65070" w:rsidRDefault="00A65070" w14:paraId="4696DDD3" w14:textId="4EA592EA">
      <w:r>
        <w:t>01 Cloud</w:t>
      </w:r>
    </w:p>
    <w:p w:rsidR="00A65070" w:rsidP="00A65070" w:rsidRDefault="00A65070" w14:paraId="24C8BCFF" w14:textId="4101F825">
      <w:r>
        <w:t>02 Endpoint</w:t>
      </w:r>
    </w:p>
    <w:p w:rsidR="00A65070" w:rsidP="00A65070" w:rsidRDefault="00A65070" w14:paraId="44075834" w14:textId="2E7954C3">
      <w:r>
        <w:t>03 Identity</w:t>
      </w:r>
    </w:p>
    <w:p w:rsidR="00A65070" w:rsidP="00A65070" w:rsidRDefault="00A65070" w14:paraId="68CFAD5D" w14:textId="7FB58717">
      <w:r>
        <w:t>04 Network</w:t>
      </w:r>
    </w:p>
    <w:p w:rsidR="00A65070" w:rsidP="00A65070" w:rsidRDefault="00A65070" w14:paraId="023AA6E6" w14:textId="720C7DC8">
      <w:r>
        <w:t>05 Email &amp; Collaboration</w:t>
      </w:r>
    </w:p>
    <w:p w:rsidR="00A65070" w:rsidP="00A65070" w:rsidRDefault="00A65070" w14:paraId="2E3B04B8" w14:textId="64424862">
      <w:r>
        <w:t>06 Data</w:t>
      </w:r>
    </w:p>
    <w:p w:rsidR="00A65070" w:rsidP="00A65070" w:rsidRDefault="00A65070" w14:paraId="3F8BF92A" w14:textId="77777777"/>
    <w:p w:rsidR="00A65070" w:rsidP="00A65070" w:rsidRDefault="00A65070" w14:paraId="4CD99043" w14:textId="5E439ACC">
      <w:r w:rsidRPr="00A65070">
        <w:t>Connected into one accountable operating view</w:t>
      </w:r>
    </w:p>
    <w:p w:rsidR="00A65070" w:rsidP="00A65070" w:rsidRDefault="00A65070" w14:paraId="2F13FE0E" w14:textId="77777777">
      <w:pPr>
        <w:pBdr>
          <w:bottom w:val="double" w:color="auto" w:sz="6" w:space="1"/>
        </w:pBdr>
      </w:pPr>
    </w:p>
    <w:p w:rsidRPr="0098184C" w:rsidR="00517400" w:rsidP="000F507F" w:rsidRDefault="0098184C" w14:paraId="01182F8E" w14:textId="7942192D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SECTION 5: </w:t>
      </w:r>
      <w:r w:rsidR="00FD142F">
        <w:rPr>
          <w:b/>
          <w:sz w:val="24"/>
          <w:szCs w:val="24"/>
        </w:rPr>
        <w:t>Positioning Strategy</w:t>
      </w:r>
    </w:p>
    <w:p w:rsidR="0098184C" w:rsidP="000F507F" w:rsidRDefault="0098184C" w14:paraId="505A8840" w14:textId="77777777"/>
    <w:p w:rsidR="00517400" w:rsidP="00517400" w:rsidRDefault="00517400" w14:paraId="444C7EE3" w14:textId="0CD462BE">
      <w:r>
        <w:t>Make your stack work as one managed security operation.</w:t>
      </w:r>
    </w:p>
    <w:p w:rsidR="00517400" w:rsidP="00517400" w:rsidRDefault="00517400" w14:paraId="10A5B33A" w14:textId="66C84AE0">
      <w:r>
        <w:t>Keep the tools you already have. DigiGlass connects their signals into one 24×7×365 SOC operation: correlating, enriching, detecting, investigating, responding and reporting through a defined operating model and SLA.</w:t>
      </w:r>
    </w:p>
    <w:p w:rsidR="00FD142F" w:rsidP="00517400" w:rsidRDefault="00FD142F" w14:paraId="07A31C8F" w14:textId="77777777"/>
    <w:p w:rsidR="00FD142F" w:rsidP="00FD142F" w:rsidRDefault="00FD142F" w14:paraId="60B9A7AF" w14:textId="07000547">
      <w:r>
        <w:t>01 · Integrate</w:t>
      </w:r>
    </w:p>
    <w:p w:rsidR="00FD142F" w:rsidP="00FD142F" w:rsidRDefault="00FD142F" w14:paraId="631838AF" w14:textId="26D735D5">
      <w:r>
        <w:t>Bring your existing security stack together.</w:t>
      </w:r>
    </w:p>
    <w:p w:rsidR="00FD142F" w:rsidP="00FD142F" w:rsidRDefault="00FD142F" w14:paraId="3D70E830" w14:textId="2938F955">
      <w:r>
        <w:t>Connect relevant tools and signals into one operating model, without forcing a technology reset.</w:t>
      </w:r>
    </w:p>
    <w:p w:rsidR="00FD142F" w:rsidP="00FD142F" w:rsidRDefault="00941C57" w14:paraId="2F884DCF" w14:textId="3CD6BA38">
      <w:r>
        <w:t>Integration and Onboarding</w:t>
      </w:r>
    </w:p>
    <w:p w:rsidR="00FD142F" w:rsidP="00FD142F" w:rsidRDefault="00FD142F" w14:paraId="1B1DC5E8" w14:textId="77777777"/>
    <w:p w:rsidR="00FD142F" w:rsidP="00FD142F" w:rsidRDefault="00FD142F" w14:paraId="4BA8752F" w14:textId="09C1FA43">
      <w:r>
        <w:t>02 · Tune</w:t>
      </w:r>
    </w:p>
    <w:p w:rsidR="00FD142F" w:rsidP="00FD142F" w:rsidRDefault="00FD142F" w14:paraId="77D21D90" w14:textId="71AAA1A5">
      <w:r>
        <w:t>Make the signals that matter stand out.</w:t>
      </w:r>
    </w:p>
    <w:p w:rsidR="00FD142F" w:rsidP="00FD142F" w:rsidRDefault="00FD142F" w14:paraId="6CD99BD7" w14:textId="3A0837D2">
      <w:r>
        <w:t>Reduce noise, improve detection relevance and keep security use cases aligned to your environment.</w:t>
      </w:r>
    </w:p>
    <w:p w:rsidR="00FD142F" w:rsidP="00FD142F" w:rsidRDefault="00941C57" w14:paraId="733C84D5" w14:textId="31D1FFE3">
      <w:r w:rsidRPr="00941C57">
        <w:t>Detection content, use cases and thresholds</w:t>
      </w:r>
    </w:p>
    <w:p w:rsidR="00FD142F" w:rsidP="00FD142F" w:rsidRDefault="00FD142F" w14:paraId="73C0D7C9" w14:textId="77777777"/>
    <w:p w:rsidR="00FD142F" w:rsidP="00FD142F" w:rsidRDefault="00FD142F" w14:paraId="09E7F52F" w14:textId="685236F2">
      <w:r>
        <w:t>03 · Investigate &amp; Respond</w:t>
      </w:r>
    </w:p>
    <w:p w:rsidR="00FD142F" w:rsidP="00FD142F" w:rsidRDefault="00FD142F" w14:paraId="301B0610" w14:textId="3512E2F1">
      <w:r>
        <w:t>Turn alerts into coordinated action.</w:t>
      </w:r>
    </w:p>
    <w:p w:rsidR="00FD142F" w:rsidP="00FD142F" w:rsidRDefault="00FD142F" w14:paraId="6253F802" w14:textId="30990926">
      <w:r>
        <w:t>Triage and investigate what matters, coordinate escalation and execute agreed response actions within defined ownership.</w:t>
      </w:r>
    </w:p>
    <w:p w:rsidR="00FD142F" w:rsidP="00FD142F" w:rsidRDefault="00941C57" w14:paraId="4A5E42B0" w14:textId="29C96A09">
      <w:r w:rsidRPr="00941C57">
        <w:t>Triage, investigation and response</w:t>
      </w:r>
    </w:p>
    <w:p w:rsidR="00FD142F" w:rsidP="00FD142F" w:rsidRDefault="00FD142F" w14:paraId="1D312B3D" w14:textId="77777777"/>
    <w:p w:rsidR="00FD142F" w:rsidP="00FD142F" w:rsidRDefault="00FD142F" w14:paraId="7DCDF795" w14:textId="7A00C939">
      <w:r>
        <w:t>04 · Improve</w:t>
      </w:r>
    </w:p>
    <w:p w:rsidR="00FD142F" w:rsidP="00FD142F" w:rsidRDefault="00FD142F" w14:paraId="5214D42D" w14:textId="0B34886C">
      <w:r>
        <w:t>Turn operations into measurable progress.</w:t>
      </w:r>
    </w:p>
    <w:p w:rsidR="00FD142F" w:rsidP="00FD142F" w:rsidRDefault="00FD142F" w14:paraId="578F9B65" w14:textId="79623C52">
      <w:r>
        <w:t>Use reporting, reviews and operational insight to improve the service and strengthen your security posture over time.</w:t>
      </w:r>
    </w:p>
    <w:p w:rsidR="00FD142F" w:rsidP="00FD142F" w:rsidRDefault="00941C57" w14:paraId="57FD8B0F" w14:textId="7EB64E59">
      <w:r w:rsidRPr="00941C57">
        <w:t>Reporting, reviews and continuous improvement</w:t>
      </w:r>
    </w:p>
    <w:p w:rsidR="00FD142F" w:rsidP="00FD142F" w:rsidRDefault="00FD142F" w14:paraId="598162F1" w14:textId="2273E7E8">
      <w:pPr>
        <w:rPr>
          <w:b/>
          <w:bCs/>
        </w:rPr>
      </w:pPr>
      <w:r>
        <w:rPr>
          <w:b/>
          <w:bCs/>
        </w:rPr>
        <w:t>CTA</w:t>
      </w:r>
    </w:p>
    <w:p w:rsidRPr="00FD142F" w:rsidR="00FD142F" w:rsidP="00FD142F" w:rsidRDefault="00FD142F" w14:paraId="0285D126" w14:textId="2066F597">
      <w:r w:rsidRPr="00FD142F">
        <w:t>Explore the DigiGlass Operating Model</w:t>
      </w:r>
    </w:p>
    <w:p w:rsidR="00FD142F" w:rsidP="00517400" w:rsidRDefault="00FD142F" w14:paraId="13E32CDA" w14:textId="77777777">
      <w:pPr>
        <w:pBdr>
          <w:top w:val="double" w:color="auto" w:sz="6" w:space="1"/>
          <w:bottom w:val="double" w:color="auto" w:sz="6" w:space="1"/>
        </w:pBdr>
      </w:pPr>
    </w:p>
    <w:p w:rsidR="00FD142F" w:rsidP="00517400" w:rsidRDefault="00FD142F" w14:paraId="61E7ADB4" w14:textId="36FC373A">
      <w:pPr>
        <w:pBdr>
          <w:top w:val="double" w:color="auto" w:sz="6" w:space="1"/>
          <w:bottom w:val="double" w:color="auto" w:sz="6" w:space="1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SECTION 6: ENTRY POINT</w:t>
      </w:r>
    </w:p>
    <w:p w:rsidRPr="00FD142F" w:rsidR="00FD142F" w:rsidP="00FD142F" w:rsidRDefault="00FD142F" w14:paraId="25456E58" w14:textId="62FF1B70">
      <w:pPr>
        <w:pBdr>
          <w:top w:val="double" w:color="auto" w:sz="6" w:space="1"/>
          <w:bottom w:val="double" w:color="auto" w:sz="6" w:space="1"/>
        </w:pBdr>
        <w:rPr>
          <w:bCs/>
        </w:rPr>
      </w:pPr>
      <w:r w:rsidRPr="00FD142F">
        <w:rPr>
          <w:bCs/>
        </w:rPr>
        <w:t>Start with the security challenge you need to solve.</w:t>
      </w:r>
    </w:p>
    <w:p w:rsidR="00FD142F" w:rsidP="00FD142F" w:rsidRDefault="00FD142F" w14:paraId="0CEA9B49" w14:textId="73A6D9D1">
      <w:pPr>
        <w:pBdr>
          <w:top w:val="double" w:color="auto" w:sz="6" w:space="1"/>
          <w:bottom w:val="double" w:color="auto" w:sz="6" w:space="1"/>
        </w:pBdr>
        <w:rPr>
          <w:bCs/>
        </w:rPr>
      </w:pPr>
      <w:r w:rsidRPr="00FD142F">
        <w:rPr>
          <w:bCs/>
        </w:rPr>
        <w:t>Choose the challenge closest to your current environment. We’ll take you directly to the relevant DigiGlass service or assessment.</w:t>
      </w:r>
    </w:p>
    <w:p w:rsidR="00FD142F" w:rsidP="00FD142F" w:rsidRDefault="00FD142F" w14:paraId="13C6FBB7" w14:textId="77777777">
      <w:pPr>
        <w:pBdr>
          <w:top w:val="double" w:color="auto" w:sz="6" w:space="1"/>
          <w:bottom w:val="double" w:color="auto" w:sz="6" w:space="1"/>
        </w:pBdr>
        <w:rPr>
          <w:bCs/>
        </w:rPr>
      </w:pPr>
    </w:p>
    <w:p w:rsidRPr="00941C57" w:rsidR="00FD142F" w:rsidP="00941C57" w:rsidRDefault="00941C57" w14:paraId="02571564" w14:textId="24A5ABA6">
      <w:pPr>
        <w:pBdr>
          <w:top w:val="double" w:color="auto" w:sz="6" w:space="1"/>
          <w:bottom w:val="double" w:color="auto" w:sz="6" w:space="1"/>
        </w:pBdr>
        <w:rPr>
          <w:bCs/>
        </w:rPr>
      </w:pPr>
      <w:r>
        <w:rPr>
          <w:bCs/>
        </w:rPr>
        <w:t xml:space="preserve">1: </w:t>
      </w:r>
      <w:r w:rsidRPr="00941C57" w:rsidR="00FD142F">
        <w:rPr>
          <w:bCs/>
        </w:rPr>
        <w:t>Alert fatigue</w:t>
      </w:r>
    </w:p>
    <w:p w:rsidRPr="00FD142F" w:rsidR="00FD142F" w:rsidP="00FD142F" w:rsidRDefault="00FD142F" w14:paraId="5BB5E4C7" w14:textId="139D5CE1">
      <w:pPr>
        <w:pBdr>
          <w:top w:val="double" w:color="auto" w:sz="6" w:space="1"/>
          <w:bottom w:val="double" w:color="auto" w:sz="6" w:space="1"/>
        </w:pBdr>
        <w:rPr>
          <w:bCs/>
        </w:rPr>
      </w:pPr>
      <w:r w:rsidRPr="00FD142F">
        <w:rPr>
          <w:bCs/>
        </w:rPr>
        <w:t>Too many alerts. Too little investigation.</w:t>
      </w:r>
    </w:p>
    <w:p w:rsidRPr="00FD142F" w:rsidR="00FD142F" w:rsidP="00FD142F" w:rsidRDefault="00FD142F" w14:paraId="3701E13B" w14:textId="1700D69E">
      <w:pPr>
        <w:pBdr>
          <w:top w:val="double" w:color="auto" w:sz="6" w:space="1"/>
          <w:bottom w:val="double" w:color="auto" w:sz="6" w:space="1"/>
        </w:pBdr>
        <w:rPr>
          <w:bCs/>
        </w:rPr>
      </w:pPr>
      <w:r w:rsidRPr="00FD142F">
        <w:rPr>
          <w:bCs/>
        </w:rPr>
        <w:t>Alert volume is consuming your team’s time while genuine threats risk getting buried in the noise.</w:t>
      </w:r>
    </w:p>
    <w:p w:rsidRPr="00941C57" w:rsidR="00FD142F" w:rsidP="00FD142F" w:rsidRDefault="00941C57" w14:paraId="5E2A6248" w14:textId="1D982B2B">
      <w:pPr>
        <w:pBdr>
          <w:top w:val="double" w:color="auto" w:sz="6" w:space="1"/>
          <w:bottom w:val="double" w:color="auto" w:sz="6" w:space="1"/>
        </w:pBdr>
        <w:rPr>
          <w:b/>
        </w:rPr>
      </w:pPr>
      <w:r w:rsidRPr="00941C57">
        <w:rPr>
          <w:b/>
        </w:rPr>
        <w:t>Managed Detection and Response</w:t>
      </w:r>
    </w:p>
    <w:p w:rsidRPr="00FD142F" w:rsidR="00FD142F" w:rsidP="00FD142F" w:rsidRDefault="00FD142F" w14:paraId="1B0959CC" w14:textId="77777777">
      <w:pPr>
        <w:pBdr>
          <w:top w:val="double" w:color="auto" w:sz="6" w:space="1"/>
          <w:bottom w:val="double" w:color="auto" w:sz="6" w:space="1"/>
        </w:pBdr>
        <w:rPr>
          <w:bCs/>
        </w:rPr>
      </w:pPr>
    </w:p>
    <w:p w:rsidRPr="00FD142F" w:rsidR="00FD142F" w:rsidP="00FD142F" w:rsidRDefault="00941C57" w14:paraId="6F27F286" w14:textId="680817ED">
      <w:pPr>
        <w:pBdr>
          <w:top w:val="double" w:color="auto" w:sz="6" w:space="1"/>
          <w:bottom w:val="double" w:color="auto" w:sz="6" w:space="1"/>
        </w:pBdr>
        <w:rPr>
          <w:bCs/>
        </w:rPr>
      </w:pPr>
      <w:r>
        <w:rPr>
          <w:bCs/>
        </w:rPr>
        <w:t>2:</w:t>
      </w:r>
      <w:r w:rsidRPr="00FD142F" w:rsidR="00FD142F">
        <w:rPr>
          <w:bCs/>
        </w:rPr>
        <w:t xml:space="preserve"> Tool sprawl</w:t>
      </w:r>
    </w:p>
    <w:p w:rsidRPr="00FD142F" w:rsidR="00FD142F" w:rsidP="00FD142F" w:rsidRDefault="00FD142F" w14:paraId="2D49A2DB" w14:textId="3736D2EF">
      <w:pPr>
        <w:pBdr>
          <w:top w:val="double" w:color="auto" w:sz="6" w:space="1"/>
          <w:bottom w:val="double" w:color="auto" w:sz="6" w:space="1"/>
        </w:pBdr>
        <w:rPr>
          <w:bCs/>
        </w:rPr>
      </w:pPr>
      <w:r w:rsidRPr="00FD142F">
        <w:rPr>
          <w:bCs/>
        </w:rPr>
        <w:t>Too many consoles. No single operation.</w:t>
      </w:r>
    </w:p>
    <w:p w:rsidRPr="00FD142F" w:rsidR="00FD142F" w:rsidP="00FD142F" w:rsidRDefault="00FD142F" w14:paraId="08ED2959" w14:textId="4D46E60D">
      <w:pPr>
        <w:pBdr>
          <w:top w:val="double" w:color="auto" w:sz="6" w:space="1"/>
          <w:bottom w:val="double" w:color="auto" w:sz="6" w:space="1"/>
        </w:pBdr>
        <w:rPr>
          <w:bCs/>
        </w:rPr>
      </w:pPr>
      <w:r w:rsidRPr="00FD142F">
        <w:rPr>
          <w:bCs/>
        </w:rPr>
        <w:t>Your security controls are in place, but fragmented tools and signals make investigation and response harder to coordinate.</w:t>
      </w:r>
    </w:p>
    <w:p w:rsidRPr="00941C57" w:rsidR="00FD142F" w:rsidP="00FD142F" w:rsidRDefault="00941C57" w14:paraId="0D57DF14" w14:textId="782635CE">
      <w:pPr>
        <w:pBdr>
          <w:top w:val="double" w:color="auto" w:sz="6" w:space="1"/>
          <w:bottom w:val="double" w:color="auto" w:sz="6" w:space="1"/>
        </w:pBdr>
        <w:rPr>
          <w:b/>
        </w:rPr>
      </w:pPr>
      <w:r w:rsidRPr="00941C57">
        <w:rPr>
          <w:b/>
        </w:rPr>
        <w:t>Security Operations</w:t>
      </w:r>
    </w:p>
    <w:p w:rsidRPr="00FD142F" w:rsidR="00FD142F" w:rsidP="00FD142F" w:rsidRDefault="00FD142F" w14:paraId="7F15A807" w14:textId="77777777">
      <w:pPr>
        <w:pBdr>
          <w:top w:val="double" w:color="auto" w:sz="6" w:space="1"/>
          <w:bottom w:val="double" w:color="auto" w:sz="6" w:space="1"/>
        </w:pBdr>
        <w:rPr>
          <w:bCs/>
        </w:rPr>
      </w:pPr>
    </w:p>
    <w:p w:rsidRPr="00FD142F" w:rsidR="00FD142F" w:rsidP="00FD142F" w:rsidRDefault="00941C57" w14:paraId="1F79D324" w14:textId="03EB41E8">
      <w:pPr>
        <w:pBdr>
          <w:top w:val="double" w:color="auto" w:sz="6" w:space="1"/>
          <w:bottom w:val="double" w:color="auto" w:sz="6" w:space="1"/>
        </w:pBdr>
        <w:rPr>
          <w:bCs/>
        </w:rPr>
      </w:pPr>
      <w:r>
        <w:rPr>
          <w:bCs/>
        </w:rPr>
        <w:t xml:space="preserve">3: </w:t>
      </w:r>
      <w:r w:rsidRPr="00FD142F" w:rsidR="00FD142F">
        <w:rPr>
          <w:bCs/>
        </w:rPr>
        <w:t>Cloud ownership</w:t>
      </w:r>
    </w:p>
    <w:p w:rsidRPr="00FD142F" w:rsidR="00FD142F" w:rsidP="00FD142F" w:rsidRDefault="00FD142F" w14:paraId="353C760D" w14:textId="425F7FAC">
      <w:pPr>
        <w:pBdr>
          <w:top w:val="double" w:color="auto" w:sz="6" w:space="1"/>
          <w:bottom w:val="double" w:color="auto" w:sz="6" w:space="1"/>
        </w:pBdr>
        <w:rPr>
          <w:bCs/>
        </w:rPr>
      </w:pPr>
      <w:r w:rsidRPr="00FD142F">
        <w:rPr>
          <w:bCs/>
        </w:rPr>
        <w:t>Your cloud has grown faster than your security model.</w:t>
      </w:r>
    </w:p>
    <w:p w:rsidRPr="00FD142F" w:rsidR="00FD142F" w:rsidP="00FD142F" w:rsidRDefault="00FD142F" w14:paraId="1A69F31C" w14:textId="64B1BB61">
      <w:pPr>
        <w:pBdr>
          <w:top w:val="double" w:color="auto" w:sz="6" w:space="1"/>
          <w:bottom w:val="double" w:color="auto" w:sz="6" w:space="1"/>
        </w:pBdr>
        <w:rPr>
          <w:bCs/>
        </w:rPr>
      </w:pPr>
      <w:r w:rsidRPr="00FD142F">
        <w:rPr>
          <w:bCs/>
        </w:rPr>
        <w:t>Posture, workloads, identities and data need clearer ownership as your cloud environment expands.</w:t>
      </w:r>
    </w:p>
    <w:p w:rsidRPr="00941C57" w:rsidR="00FD142F" w:rsidP="00FD142F" w:rsidRDefault="00941C57" w14:paraId="6DA03556" w14:textId="6BF5AEDB">
      <w:pPr>
        <w:pBdr>
          <w:top w:val="double" w:color="auto" w:sz="6" w:space="1"/>
          <w:bottom w:val="double" w:color="auto" w:sz="6" w:space="1"/>
        </w:pBdr>
        <w:rPr>
          <w:b/>
        </w:rPr>
      </w:pPr>
      <w:r w:rsidRPr="00941C57">
        <w:rPr>
          <w:b/>
        </w:rPr>
        <w:t>Cloud Security Assessment</w:t>
      </w:r>
    </w:p>
    <w:p w:rsidRPr="00FD142F" w:rsidR="00FD142F" w:rsidP="00FD142F" w:rsidRDefault="00FD142F" w14:paraId="362B1EFA" w14:textId="77777777">
      <w:pPr>
        <w:pBdr>
          <w:top w:val="double" w:color="auto" w:sz="6" w:space="1"/>
          <w:bottom w:val="double" w:color="auto" w:sz="6" w:space="1"/>
        </w:pBdr>
        <w:rPr>
          <w:bCs/>
        </w:rPr>
      </w:pPr>
    </w:p>
    <w:p w:rsidRPr="00FD142F" w:rsidR="00FD142F" w:rsidP="00FD142F" w:rsidRDefault="00FD142F" w14:paraId="309BE21B" w14:textId="42F62EF4">
      <w:pPr>
        <w:pBdr>
          <w:top w:val="double" w:color="auto" w:sz="6" w:space="1"/>
          <w:bottom w:val="double" w:color="auto" w:sz="6" w:space="1"/>
        </w:pBdr>
        <w:rPr>
          <w:bCs/>
        </w:rPr>
      </w:pPr>
      <w:r w:rsidRPr="00FD142F">
        <w:rPr>
          <w:bCs/>
        </w:rPr>
        <w:t>4</w:t>
      </w:r>
      <w:r w:rsidR="00941C57">
        <w:rPr>
          <w:bCs/>
        </w:rPr>
        <w:t xml:space="preserve">: </w:t>
      </w:r>
      <w:r w:rsidRPr="00FD142F">
        <w:rPr>
          <w:bCs/>
        </w:rPr>
        <w:t>Data &amp; privacy pressure</w:t>
      </w:r>
    </w:p>
    <w:p w:rsidRPr="00FD142F" w:rsidR="00FD142F" w:rsidP="00FD142F" w:rsidRDefault="00FD142F" w14:paraId="4F32243D" w14:textId="536057A1">
      <w:pPr>
        <w:pBdr>
          <w:top w:val="double" w:color="auto" w:sz="6" w:space="1"/>
          <w:bottom w:val="double" w:color="auto" w:sz="6" w:space="1"/>
        </w:pBdr>
        <w:rPr>
          <w:bCs/>
        </w:rPr>
      </w:pPr>
      <w:r w:rsidRPr="00FD142F">
        <w:rPr>
          <w:bCs/>
        </w:rPr>
        <w:t>Your data is everywhere. Your obligations are too.</w:t>
      </w:r>
    </w:p>
    <w:p w:rsidRPr="00FD142F" w:rsidR="00FD142F" w:rsidP="00FD142F" w:rsidRDefault="00FD142F" w14:paraId="42C1F1EB" w14:textId="320EAEBB">
      <w:pPr>
        <w:pBdr>
          <w:top w:val="double" w:color="auto" w:sz="6" w:space="1"/>
          <w:bottom w:val="double" w:color="auto" w:sz="6" w:space="1"/>
        </w:pBdr>
        <w:rPr>
          <w:bCs/>
        </w:rPr>
      </w:pPr>
      <w:r w:rsidRPr="00FD142F">
        <w:rPr>
          <w:bCs/>
        </w:rPr>
        <w:t>Sensitive data is distributed across the environment, while privacy requirements still need to be translated into operational controls.</w:t>
      </w:r>
    </w:p>
    <w:p w:rsidRPr="00941C57" w:rsidR="00FD142F" w:rsidP="00FD142F" w:rsidRDefault="00941C57" w14:paraId="256A89AF" w14:textId="0DB871F6">
      <w:pPr>
        <w:pBdr>
          <w:top w:val="double" w:color="auto" w:sz="6" w:space="1"/>
          <w:bottom w:val="double" w:color="auto" w:sz="6" w:space="1"/>
        </w:pBdr>
        <w:rPr>
          <w:b/>
        </w:rPr>
      </w:pPr>
      <w:r w:rsidRPr="00941C57">
        <w:rPr>
          <w:b/>
        </w:rPr>
        <w:t>Data Security Posture Assessment</w:t>
      </w:r>
    </w:p>
    <w:p w:rsidRPr="00FD142F" w:rsidR="00FD142F" w:rsidP="00FD142F" w:rsidRDefault="00FD142F" w14:paraId="0330B2BA" w14:textId="77777777">
      <w:pPr>
        <w:pBdr>
          <w:top w:val="double" w:color="auto" w:sz="6" w:space="1"/>
          <w:bottom w:val="double" w:color="auto" w:sz="6" w:space="1"/>
        </w:pBdr>
        <w:rPr>
          <w:bCs/>
        </w:rPr>
      </w:pPr>
    </w:p>
    <w:p w:rsidRPr="00FD142F" w:rsidR="00FD142F" w:rsidP="00FD142F" w:rsidRDefault="00941C57" w14:paraId="43B0AB19" w14:textId="375B41C0">
      <w:pPr>
        <w:pBdr>
          <w:top w:val="double" w:color="auto" w:sz="6" w:space="1"/>
          <w:bottom w:val="double" w:color="auto" w:sz="6" w:space="1"/>
        </w:pBdr>
        <w:rPr>
          <w:bCs/>
        </w:rPr>
      </w:pPr>
      <w:r>
        <w:rPr>
          <w:bCs/>
        </w:rPr>
        <w:t>5:</w:t>
      </w:r>
      <w:r w:rsidRPr="00FD142F" w:rsidR="00FD142F">
        <w:rPr>
          <w:bCs/>
        </w:rPr>
        <w:t xml:space="preserve"> OT exposure</w:t>
      </w:r>
    </w:p>
    <w:p w:rsidRPr="00FD142F" w:rsidR="00FD142F" w:rsidP="00FD142F" w:rsidRDefault="00FD142F" w14:paraId="11F5D0CE" w14:textId="7C7108C2">
      <w:pPr>
        <w:pBdr>
          <w:top w:val="double" w:color="auto" w:sz="6" w:space="1"/>
          <w:bottom w:val="double" w:color="auto" w:sz="6" w:space="1"/>
        </w:pBdr>
        <w:rPr>
          <w:bCs/>
        </w:rPr>
      </w:pPr>
      <w:r w:rsidRPr="00FD142F">
        <w:rPr>
          <w:bCs/>
        </w:rPr>
        <w:t>Extend visibility without disrupting operations.</w:t>
      </w:r>
    </w:p>
    <w:p w:rsidRPr="00FD142F" w:rsidR="00FD142F" w:rsidP="00FD142F" w:rsidRDefault="00FD142F" w14:paraId="348B3B5C" w14:textId="1769FAFB">
      <w:pPr>
        <w:pBdr>
          <w:top w:val="double" w:color="auto" w:sz="6" w:space="1"/>
          <w:bottom w:val="double" w:color="auto" w:sz="6" w:space="1"/>
        </w:pBdr>
        <w:rPr>
          <w:bCs/>
        </w:rPr>
      </w:pPr>
      <w:r w:rsidRPr="00FD142F">
        <w:rPr>
          <w:bCs/>
        </w:rPr>
        <w:t>Industrial environments need security visibility and defined boundaries without compromising operational continuity.</w:t>
      </w:r>
    </w:p>
    <w:p w:rsidRPr="00941C57" w:rsidR="00FD142F" w:rsidP="00FD142F" w:rsidRDefault="00941C57" w14:paraId="21505A06" w14:textId="4D88C57B">
      <w:pPr>
        <w:pBdr>
          <w:top w:val="double" w:color="auto" w:sz="6" w:space="1"/>
          <w:bottom w:val="double" w:color="auto" w:sz="6" w:space="1"/>
        </w:pBdr>
        <w:rPr>
          <w:b/>
        </w:rPr>
      </w:pPr>
      <w:r w:rsidRPr="00941C57">
        <w:rPr>
          <w:b/>
        </w:rPr>
        <w:t>OT Security</w:t>
      </w:r>
    </w:p>
    <w:p w:rsidR="00FD142F" w:rsidP="00517400" w:rsidRDefault="00FD142F" w14:paraId="608A4D91" w14:textId="77777777">
      <w:pPr>
        <w:pBdr>
          <w:top w:val="double" w:color="auto" w:sz="6" w:space="1"/>
          <w:bottom w:val="double" w:color="auto" w:sz="6" w:space="1"/>
        </w:pBdr>
      </w:pPr>
    </w:p>
    <w:p w:rsidR="00FD142F" w:rsidP="00517400" w:rsidRDefault="00FD142F" w14:paraId="4FE9D446" w14:textId="1FEFE8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7: PACKAGES</w:t>
      </w:r>
    </w:p>
    <w:p w:rsidRPr="00FD142F" w:rsidR="00FD142F" w:rsidP="00517400" w:rsidRDefault="00FD142F" w14:paraId="165CEBC2" w14:textId="77777777"/>
    <w:p w:rsidRPr="00B31A53" w:rsidR="00B31A53" w:rsidP="00B31A53" w:rsidRDefault="00B31A53" w14:paraId="380B6971" w14:textId="77777777">
      <w:pPr>
        <w:pBdr>
          <w:bottom w:val="double" w:color="auto" w:sz="6" w:space="1"/>
        </w:pBdr>
      </w:pPr>
      <w:r w:rsidRPr="00B31A53">
        <w:t>YOUR SECURITY PACKAGES </w:t>
      </w:r>
    </w:p>
    <w:p w:rsidRPr="00B31A53" w:rsidR="00B31A53" w:rsidP="00B31A53" w:rsidRDefault="00B31A53" w14:paraId="28D8D996" w14:textId="77777777">
      <w:pPr>
        <w:pBdr>
          <w:bottom w:val="double" w:color="auto" w:sz="6" w:space="1"/>
        </w:pBdr>
        <w:rPr>
          <w:lang w:val="en-GB"/>
        </w:rPr>
      </w:pPr>
      <w:r w:rsidRPr="00B31A53">
        <w:t>Three ways to make your stack work.</w:t>
      </w:r>
      <w:r w:rsidRPr="00B31A53">
        <w:rPr>
          <w:lang w:val="en-GB"/>
        </w:rPr>
        <w:t> </w:t>
      </w:r>
    </w:p>
    <w:p w:rsidRPr="00B31A53" w:rsidR="00B31A53" w:rsidP="00B31A53" w:rsidRDefault="00B31A53" w14:paraId="2220188D" w14:textId="77777777">
      <w:pPr>
        <w:pBdr>
          <w:bottom w:val="double" w:color="auto" w:sz="6" w:space="1"/>
        </w:pBdr>
        <w:rPr>
          <w:lang w:val="en-GB"/>
        </w:rPr>
      </w:pPr>
      <w:r w:rsidRPr="00B31A53">
        <w:t>Choose the level of managed security that fits your environment; from core detection and response to broader protection and resilience.</w:t>
      </w:r>
      <w:r w:rsidRPr="00B31A53">
        <w:rPr>
          <w:lang w:val="en-GB"/>
        </w:rPr>
        <w:t> </w:t>
      </w:r>
    </w:p>
    <w:p w:rsidRPr="00B31A53" w:rsidR="00B31A53" w:rsidP="00B31A53" w:rsidRDefault="00B31A53" w14:paraId="445A9085" w14:textId="77777777">
      <w:pPr>
        <w:pBdr>
          <w:bottom w:val="double" w:color="auto" w:sz="6" w:space="1"/>
        </w:pBdr>
        <w:rPr>
          <w:lang w:val="en-GB"/>
        </w:rPr>
      </w:pPr>
      <w:r w:rsidRPr="00B31A53">
        <w:rPr>
          <w:b/>
          <w:bCs/>
        </w:rPr>
        <w:t>CARD 1</w:t>
      </w:r>
      <w:r w:rsidRPr="00B31A53">
        <w:rPr>
          <w:lang w:val="en-GB"/>
        </w:rPr>
        <w:t> </w:t>
      </w:r>
    </w:p>
    <w:p w:rsidRPr="00B31A53" w:rsidR="00B31A53" w:rsidP="00B31A53" w:rsidRDefault="00B31A53" w14:paraId="61671A1A" w14:textId="77777777">
      <w:pPr>
        <w:pBdr>
          <w:bottom w:val="double" w:color="auto" w:sz="6" w:space="1"/>
        </w:pBdr>
        <w:rPr>
          <w:lang w:val="en-GB"/>
        </w:rPr>
      </w:pPr>
      <w:r w:rsidRPr="00B31A53">
        <w:t>MDR CORE</w:t>
      </w:r>
      <w:r w:rsidRPr="00B31A53">
        <w:rPr>
          <w:lang w:val="en-GB"/>
        </w:rPr>
        <w:t> </w:t>
      </w:r>
    </w:p>
    <w:p w:rsidRPr="00B31A53" w:rsidR="00B31A53" w:rsidP="00B31A53" w:rsidRDefault="00B31A53" w14:paraId="4B6144D7" w14:textId="77777777">
      <w:pPr>
        <w:pBdr>
          <w:bottom w:val="double" w:color="auto" w:sz="6" w:space="1"/>
        </w:pBdr>
        <w:rPr>
          <w:lang w:val="en-GB"/>
        </w:rPr>
      </w:pPr>
      <w:r w:rsidRPr="00B31A53">
        <w:t>Detect &amp; Respond</w:t>
      </w:r>
      <w:r w:rsidRPr="00B31A53">
        <w:rPr>
          <w:lang w:val="en-GB"/>
        </w:rPr>
        <w:t> </w:t>
      </w:r>
    </w:p>
    <w:p w:rsidRPr="00B31A53" w:rsidR="00B31A53" w:rsidP="00B31A53" w:rsidRDefault="00B31A53" w14:paraId="6D9ACD6F" w14:textId="77777777">
      <w:pPr>
        <w:pBdr>
          <w:bottom w:val="double" w:color="auto" w:sz="6" w:space="1"/>
        </w:pBdr>
        <w:rPr>
          <w:lang w:val="en-GB"/>
        </w:rPr>
      </w:pPr>
      <w:r w:rsidRPr="00B31A53">
        <w:t>24×7 managed detection and response focused on identifying, investigating and containing threats across your environment.</w:t>
      </w:r>
      <w:r w:rsidRPr="00B31A53">
        <w:rPr>
          <w:lang w:val="en-GB"/>
        </w:rPr>
        <w:t> </w:t>
      </w:r>
    </w:p>
    <w:p w:rsidRPr="00B31A53" w:rsidR="00B31A53" w:rsidP="00B31A53" w:rsidRDefault="00B31A53" w14:paraId="66C819A7" w14:textId="77777777">
      <w:pPr>
        <w:pBdr>
          <w:bottom w:val="double" w:color="auto" w:sz="6" w:space="1"/>
        </w:pBdr>
        <w:rPr>
          <w:lang w:val="en-GB"/>
        </w:rPr>
      </w:pPr>
      <w:r w:rsidRPr="00B31A53">
        <w:t>Includes</w:t>
      </w:r>
      <w:r w:rsidRPr="00B31A53">
        <w:rPr>
          <w:lang w:val="en-GB"/>
        </w:rPr>
        <w:t> </w:t>
      </w:r>
    </w:p>
    <w:p w:rsidRPr="00B31A53" w:rsidR="00B31A53" w:rsidP="00B31A53" w:rsidRDefault="00B31A53" w14:paraId="258CFF1A" w14:textId="77777777">
      <w:pPr>
        <w:numPr>
          <w:ilvl w:val="0"/>
          <w:numId w:val="26"/>
        </w:numPr>
        <w:pBdr>
          <w:bottom w:val="double" w:color="auto" w:sz="6" w:space="1"/>
        </w:pBdr>
        <w:rPr>
          <w:lang w:val="en-GB"/>
        </w:rPr>
      </w:pPr>
      <w:r w:rsidRPr="00B31A53">
        <w:t>24×7 security monitoring </w:t>
      </w:r>
      <w:r w:rsidRPr="00B31A53">
        <w:rPr>
          <w:lang w:val="en-GB"/>
        </w:rPr>
        <w:t> </w:t>
      </w:r>
    </w:p>
    <w:p w:rsidRPr="00B31A53" w:rsidR="00B31A53" w:rsidP="00B31A53" w:rsidRDefault="00B31A53" w14:paraId="2D233D59" w14:textId="77777777">
      <w:pPr>
        <w:numPr>
          <w:ilvl w:val="0"/>
          <w:numId w:val="15"/>
        </w:numPr>
        <w:pBdr>
          <w:bottom w:val="double" w:color="auto" w:sz="6" w:space="1"/>
        </w:pBdr>
        <w:rPr>
          <w:lang w:val="en-GB"/>
        </w:rPr>
      </w:pPr>
      <w:r w:rsidRPr="00B31A53">
        <w:t>Security event collection &amp; correlation </w:t>
      </w:r>
      <w:r w:rsidRPr="00B31A53">
        <w:rPr>
          <w:lang w:val="en-GB"/>
        </w:rPr>
        <w:t> </w:t>
      </w:r>
    </w:p>
    <w:p w:rsidRPr="00B31A53" w:rsidR="00B31A53" w:rsidP="00B31A53" w:rsidRDefault="00B31A53" w14:paraId="3BF53BF3" w14:textId="77777777">
      <w:pPr>
        <w:numPr>
          <w:ilvl w:val="0"/>
          <w:numId w:val="11"/>
        </w:numPr>
        <w:pBdr>
          <w:bottom w:val="double" w:color="auto" w:sz="6" w:space="1"/>
        </w:pBdr>
        <w:rPr>
          <w:lang w:val="en-GB"/>
        </w:rPr>
      </w:pPr>
      <w:r w:rsidRPr="00B31A53">
        <w:t>User &amp; entity behaviour analytics </w:t>
      </w:r>
      <w:r w:rsidRPr="00B31A53">
        <w:rPr>
          <w:lang w:val="en-GB"/>
        </w:rPr>
        <w:t> </w:t>
      </w:r>
    </w:p>
    <w:p w:rsidRPr="00B31A53" w:rsidR="00B31A53" w:rsidP="00B31A53" w:rsidRDefault="00B31A53" w14:paraId="4A09B118" w14:textId="77777777">
      <w:pPr>
        <w:numPr>
          <w:ilvl w:val="0"/>
          <w:numId w:val="1"/>
        </w:numPr>
        <w:pBdr>
          <w:bottom w:val="double" w:color="auto" w:sz="6" w:space="1"/>
        </w:pBdr>
        <w:rPr>
          <w:lang w:val="en-GB"/>
        </w:rPr>
      </w:pPr>
      <w:r w:rsidRPr="00B31A53">
        <w:t>Threat intelligence &amp; contextual enrichment </w:t>
      </w:r>
      <w:r w:rsidRPr="00B31A53">
        <w:rPr>
          <w:lang w:val="en-GB"/>
        </w:rPr>
        <w:t> </w:t>
      </w:r>
    </w:p>
    <w:p w:rsidRPr="00B31A53" w:rsidR="00B31A53" w:rsidP="00B31A53" w:rsidRDefault="00B31A53" w14:paraId="70DBBB0F" w14:textId="77777777">
      <w:pPr>
        <w:numPr>
          <w:ilvl w:val="0"/>
          <w:numId w:val="13"/>
        </w:numPr>
        <w:pBdr>
          <w:bottom w:val="double" w:color="auto" w:sz="6" w:space="1"/>
        </w:pBdr>
        <w:rPr>
          <w:lang w:val="en-GB"/>
        </w:rPr>
      </w:pPr>
      <w:r w:rsidRPr="00B31A53">
        <w:t>Alert investigation &amp; triage </w:t>
      </w:r>
      <w:r w:rsidRPr="00B31A53">
        <w:rPr>
          <w:lang w:val="en-GB"/>
        </w:rPr>
        <w:t> </w:t>
      </w:r>
    </w:p>
    <w:p w:rsidRPr="00B31A53" w:rsidR="00B31A53" w:rsidP="00B31A53" w:rsidRDefault="00B31A53" w14:paraId="38A42A62" w14:textId="77777777">
      <w:pPr>
        <w:numPr>
          <w:ilvl w:val="0"/>
          <w:numId w:val="19"/>
        </w:numPr>
        <w:pBdr>
          <w:bottom w:val="double" w:color="auto" w:sz="6" w:space="1"/>
        </w:pBdr>
        <w:rPr>
          <w:lang w:val="en-GB"/>
        </w:rPr>
      </w:pPr>
      <w:r w:rsidRPr="00B31A53">
        <w:t>Automated response and containment </w:t>
      </w:r>
      <w:r w:rsidRPr="00B31A53">
        <w:rPr>
          <w:lang w:val="en-GB"/>
        </w:rPr>
        <w:t> </w:t>
      </w:r>
    </w:p>
    <w:p w:rsidRPr="00B31A53" w:rsidR="00B31A53" w:rsidP="00B31A53" w:rsidRDefault="00B31A53" w14:paraId="0CFAB5DD" w14:textId="77777777">
      <w:pPr>
        <w:numPr>
          <w:ilvl w:val="0"/>
          <w:numId w:val="20"/>
        </w:numPr>
        <w:pBdr>
          <w:bottom w:val="double" w:color="auto" w:sz="6" w:space="1"/>
        </w:pBdr>
        <w:rPr>
          <w:lang w:val="en-GB"/>
        </w:rPr>
      </w:pPr>
      <w:r w:rsidRPr="00B31A53">
        <w:t>Threat hunting </w:t>
      </w:r>
      <w:r w:rsidRPr="00B31A53">
        <w:rPr>
          <w:lang w:val="en-GB"/>
        </w:rPr>
        <w:t> </w:t>
      </w:r>
    </w:p>
    <w:p w:rsidRPr="00B31A53" w:rsidR="00B31A53" w:rsidP="00B31A53" w:rsidRDefault="00B31A53" w14:paraId="091FA4F9" w14:textId="77777777">
      <w:pPr>
        <w:numPr>
          <w:ilvl w:val="0"/>
          <w:numId w:val="7"/>
        </w:numPr>
        <w:pBdr>
          <w:bottom w:val="double" w:color="auto" w:sz="6" w:space="1"/>
        </w:pBdr>
        <w:rPr>
          <w:lang w:val="en-GB"/>
        </w:rPr>
      </w:pPr>
      <w:r w:rsidRPr="00B31A53">
        <w:t>Detection engineering </w:t>
      </w:r>
      <w:r w:rsidRPr="00B31A53">
        <w:rPr>
          <w:lang w:val="en-GB"/>
        </w:rPr>
        <w:t> </w:t>
      </w:r>
    </w:p>
    <w:p w:rsidRPr="00B31A53" w:rsidR="00B31A53" w:rsidP="00B31A53" w:rsidRDefault="00B31A53" w14:paraId="1E089517" w14:textId="77777777">
      <w:pPr>
        <w:numPr>
          <w:ilvl w:val="0"/>
          <w:numId w:val="17"/>
        </w:numPr>
        <w:pBdr>
          <w:bottom w:val="double" w:color="auto" w:sz="6" w:space="1"/>
        </w:pBdr>
        <w:rPr>
          <w:lang w:val="en-GB"/>
        </w:rPr>
      </w:pPr>
      <w:r w:rsidRPr="00B31A53">
        <w:t>Incident escalation</w:t>
      </w:r>
      <w:r w:rsidRPr="00B31A53">
        <w:rPr>
          <w:lang w:val="en-GB"/>
        </w:rPr>
        <w:t> </w:t>
      </w:r>
    </w:p>
    <w:p w:rsidRPr="00B31A53" w:rsidR="00B31A53" w:rsidP="00B31A53" w:rsidRDefault="00B31A53" w14:paraId="4A4C4269" w14:textId="77777777">
      <w:pPr>
        <w:pBdr>
          <w:bottom w:val="double" w:color="auto" w:sz="6" w:space="1"/>
        </w:pBdr>
        <w:rPr>
          <w:lang w:val="en-GB"/>
        </w:rPr>
      </w:pPr>
      <w:r w:rsidRPr="00B31A53">
        <w:rPr>
          <w:lang w:val="en-GB"/>
        </w:rPr>
        <w:t> </w:t>
      </w:r>
    </w:p>
    <w:p w:rsidRPr="00B31A53" w:rsidR="00B31A53" w:rsidP="00B31A53" w:rsidRDefault="00B31A53" w14:paraId="6A9C92AE" w14:textId="77777777">
      <w:pPr>
        <w:pBdr>
          <w:bottom w:val="double" w:color="auto" w:sz="6" w:space="1"/>
        </w:pBdr>
        <w:rPr>
          <w:lang w:val="en-GB"/>
        </w:rPr>
      </w:pPr>
      <w:r w:rsidRPr="00B31A53">
        <w:rPr>
          <w:b/>
          <w:bCs/>
        </w:rPr>
        <w:t>CARD 2</w:t>
      </w:r>
      <w:r w:rsidRPr="00B31A53">
        <w:rPr>
          <w:lang w:val="en-GB"/>
        </w:rPr>
        <w:t> </w:t>
      </w:r>
    </w:p>
    <w:p w:rsidRPr="00B31A53" w:rsidR="00B31A53" w:rsidP="00B31A53" w:rsidRDefault="00B31A53" w14:paraId="13B40391" w14:textId="77777777">
      <w:pPr>
        <w:pBdr>
          <w:bottom w:val="double" w:color="auto" w:sz="6" w:space="1"/>
        </w:pBdr>
        <w:rPr>
          <w:lang w:val="en-GB"/>
        </w:rPr>
      </w:pPr>
      <w:r w:rsidRPr="00B31A53">
        <w:t>MDR PLUS</w:t>
      </w:r>
      <w:r w:rsidRPr="00B31A53">
        <w:rPr>
          <w:lang w:val="en-GB"/>
        </w:rPr>
        <w:t> </w:t>
      </w:r>
    </w:p>
    <w:p w:rsidRPr="00B31A53" w:rsidR="00B31A53" w:rsidP="00B31A53" w:rsidRDefault="00B31A53" w14:paraId="7BF989CB" w14:textId="77777777">
      <w:pPr>
        <w:pBdr>
          <w:bottom w:val="double" w:color="auto" w:sz="6" w:space="1"/>
        </w:pBdr>
        <w:rPr>
          <w:lang w:val="en-GB"/>
        </w:rPr>
      </w:pPr>
      <w:r w:rsidRPr="00B31A53">
        <w:t>Protect People &amp; Communication</w:t>
      </w:r>
      <w:r w:rsidRPr="00B31A53">
        <w:rPr>
          <w:lang w:val="en-GB"/>
        </w:rPr>
        <w:t> </w:t>
      </w:r>
    </w:p>
    <w:p w:rsidRPr="00B31A53" w:rsidR="00B31A53" w:rsidP="00B31A53" w:rsidRDefault="00B31A53" w14:paraId="2F2832D3" w14:textId="77777777">
      <w:pPr>
        <w:pBdr>
          <w:bottom w:val="double" w:color="auto" w:sz="6" w:space="1"/>
        </w:pBdr>
        <w:rPr>
          <w:lang w:val="en-GB"/>
        </w:rPr>
      </w:pPr>
      <w:r w:rsidRPr="00B31A53">
        <w:t>Extend your MDR operation to protect the people, communications and digital channels most often targeted by attackers.</w:t>
      </w:r>
      <w:r w:rsidRPr="00B31A53">
        <w:rPr>
          <w:lang w:val="en-GB"/>
        </w:rPr>
        <w:t> </w:t>
      </w:r>
    </w:p>
    <w:p w:rsidRPr="00B31A53" w:rsidR="00B31A53" w:rsidP="00B31A53" w:rsidRDefault="00B31A53" w14:paraId="343288B8" w14:textId="77777777">
      <w:pPr>
        <w:pBdr>
          <w:bottom w:val="double" w:color="auto" w:sz="6" w:space="1"/>
        </w:pBdr>
        <w:rPr>
          <w:lang w:val="en-GB"/>
        </w:rPr>
      </w:pPr>
      <w:r w:rsidRPr="00B31A53">
        <w:t>Everything in MDR Core, plus</w:t>
      </w:r>
      <w:r w:rsidRPr="00B31A53">
        <w:rPr>
          <w:lang w:val="en-GB"/>
        </w:rPr>
        <w:t> </w:t>
      </w:r>
    </w:p>
    <w:p w:rsidRPr="00B31A53" w:rsidR="00B31A53" w:rsidP="00B31A53" w:rsidRDefault="00B31A53" w14:paraId="11B3B9F0" w14:textId="77777777">
      <w:pPr>
        <w:numPr>
          <w:ilvl w:val="0"/>
          <w:numId w:val="27"/>
        </w:numPr>
        <w:pBdr>
          <w:bottom w:val="double" w:color="auto" w:sz="6" w:space="1"/>
        </w:pBdr>
        <w:rPr>
          <w:lang w:val="en-GB"/>
        </w:rPr>
      </w:pPr>
      <w:r w:rsidRPr="00B31A53">
        <w:t>Managed email security </w:t>
      </w:r>
      <w:r w:rsidRPr="00B31A53">
        <w:rPr>
          <w:lang w:val="en-GB"/>
        </w:rPr>
        <w:t> </w:t>
      </w:r>
    </w:p>
    <w:p w:rsidRPr="00B31A53" w:rsidR="00B31A53" w:rsidP="00B31A53" w:rsidRDefault="00B31A53" w14:paraId="36F0DD6B" w14:textId="77777777">
      <w:pPr>
        <w:numPr>
          <w:ilvl w:val="0"/>
          <w:numId w:val="24"/>
        </w:numPr>
        <w:pBdr>
          <w:bottom w:val="double" w:color="auto" w:sz="6" w:space="1"/>
        </w:pBdr>
        <w:rPr>
          <w:lang w:val="en-GB"/>
        </w:rPr>
      </w:pPr>
      <w:r w:rsidRPr="00B31A53">
        <w:t>Phishing &amp; social-engineering simulations </w:t>
      </w:r>
      <w:r w:rsidRPr="00B31A53">
        <w:rPr>
          <w:lang w:val="en-GB"/>
        </w:rPr>
        <w:t> </w:t>
      </w:r>
    </w:p>
    <w:p w:rsidRPr="00B31A53" w:rsidR="00B31A53" w:rsidP="00B31A53" w:rsidRDefault="00B31A53" w14:paraId="516B124F" w14:textId="77777777">
      <w:pPr>
        <w:numPr>
          <w:ilvl w:val="0"/>
          <w:numId w:val="22"/>
        </w:numPr>
        <w:pBdr>
          <w:bottom w:val="double" w:color="auto" w:sz="6" w:space="1"/>
        </w:pBdr>
        <w:rPr>
          <w:lang w:val="en-GB"/>
        </w:rPr>
      </w:pPr>
      <w:r w:rsidRPr="00B31A53">
        <w:t>Security awareness training </w:t>
      </w:r>
      <w:r w:rsidRPr="00B31A53">
        <w:rPr>
          <w:lang w:val="en-GB"/>
        </w:rPr>
        <w:t> </w:t>
      </w:r>
    </w:p>
    <w:p w:rsidRPr="00B31A53" w:rsidR="00B31A53" w:rsidP="00B31A53" w:rsidRDefault="00B31A53" w14:paraId="13AA42A2" w14:textId="77777777">
      <w:pPr>
        <w:numPr>
          <w:ilvl w:val="0"/>
          <w:numId w:val="3"/>
        </w:numPr>
        <w:pBdr>
          <w:bottom w:val="double" w:color="auto" w:sz="6" w:space="1"/>
        </w:pBdr>
        <w:rPr>
          <w:lang w:val="en-GB"/>
        </w:rPr>
      </w:pPr>
      <w:r w:rsidRPr="00B31A53">
        <w:t>Brand impersonation &amp; exposed-credential monitoring</w:t>
      </w:r>
      <w:r w:rsidRPr="00B31A53">
        <w:rPr>
          <w:lang w:val="en-GB"/>
        </w:rPr>
        <w:t> </w:t>
      </w:r>
    </w:p>
    <w:p w:rsidRPr="00B31A53" w:rsidR="00B31A53" w:rsidP="00B31A53" w:rsidRDefault="00B31A53" w14:paraId="05CB03D7" w14:textId="77777777">
      <w:pPr>
        <w:pBdr>
          <w:bottom w:val="double" w:color="auto" w:sz="6" w:space="1"/>
        </w:pBdr>
        <w:rPr>
          <w:lang w:val="en-GB"/>
        </w:rPr>
      </w:pPr>
      <w:r w:rsidRPr="00B31A53">
        <w:rPr>
          <w:lang w:val="en-GB"/>
        </w:rPr>
        <w:t> </w:t>
      </w:r>
    </w:p>
    <w:p w:rsidRPr="00B31A53" w:rsidR="00B31A53" w:rsidP="00B31A53" w:rsidRDefault="00B31A53" w14:paraId="585F116A" w14:textId="77777777">
      <w:pPr>
        <w:pBdr>
          <w:bottom w:val="double" w:color="auto" w:sz="6" w:space="1"/>
        </w:pBdr>
        <w:rPr>
          <w:lang w:val="en-GB"/>
        </w:rPr>
      </w:pPr>
      <w:r w:rsidRPr="00B31A53">
        <w:rPr>
          <w:b/>
          <w:bCs/>
        </w:rPr>
        <w:t>CARD 3</w:t>
      </w:r>
      <w:r w:rsidRPr="00B31A53">
        <w:rPr>
          <w:lang w:val="en-GB"/>
        </w:rPr>
        <w:t> </w:t>
      </w:r>
    </w:p>
    <w:p w:rsidRPr="00B31A53" w:rsidR="00B31A53" w:rsidP="00B31A53" w:rsidRDefault="00B31A53" w14:paraId="522C0632" w14:textId="77777777">
      <w:pPr>
        <w:pBdr>
          <w:bottom w:val="double" w:color="auto" w:sz="6" w:space="1"/>
        </w:pBdr>
        <w:rPr>
          <w:lang w:val="en-GB"/>
        </w:rPr>
      </w:pPr>
      <w:r w:rsidRPr="00B31A53">
        <w:t>MDR 360</w:t>
      </w:r>
      <w:r w:rsidRPr="00B31A53">
        <w:rPr>
          <w:lang w:val="en-GB"/>
        </w:rPr>
        <w:t> </w:t>
      </w:r>
    </w:p>
    <w:p w:rsidRPr="00B31A53" w:rsidR="00B31A53" w:rsidP="00B31A53" w:rsidRDefault="00B31A53" w14:paraId="7DF67B36" w14:textId="77777777">
      <w:pPr>
        <w:pBdr>
          <w:bottom w:val="double" w:color="auto" w:sz="6" w:space="1"/>
        </w:pBdr>
        <w:rPr>
          <w:lang w:val="en-GB"/>
        </w:rPr>
      </w:pPr>
      <w:r w:rsidRPr="00B31A53">
        <w:t>Extend Protection &amp; Build Resilience</w:t>
      </w:r>
      <w:r w:rsidRPr="00B31A53">
        <w:rPr>
          <w:lang w:val="en-GB"/>
        </w:rPr>
        <w:t> </w:t>
      </w:r>
    </w:p>
    <w:p w:rsidRPr="00B31A53" w:rsidR="00B31A53" w:rsidP="00B31A53" w:rsidRDefault="00B31A53" w14:paraId="73E1B8A8" w14:textId="77777777">
      <w:pPr>
        <w:pBdr>
          <w:bottom w:val="double" w:color="auto" w:sz="6" w:space="1"/>
        </w:pBdr>
        <w:rPr>
          <w:lang w:val="en-GB"/>
        </w:rPr>
      </w:pPr>
      <w:r w:rsidRPr="00B31A53">
        <w:t>Go beyond detection and response with broader security management, resilience planning and emerging-risk protection.</w:t>
      </w:r>
      <w:r w:rsidRPr="00B31A53">
        <w:rPr>
          <w:lang w:val="en-GB"/>
        </w:rPr>
        <w:t> </w:t>
      </w:r>
    </w:p>
    <w:p w:rsidRPr="00B31A53" w:rsidR="00B31A53" w:rsidP="00B31A53" w:rsidRDefault="00B31A53" w14:paraId="3575F08E" w14:textId="77777777">
      <w:pPr>
        <w:pBdr>
          <w:bottom w:val="double" w:color="auto" w:sz="6" w:space="1"/>
        </w:pBdr>
        <w:rPr>
          <w:lang w:val="en-GB"/>
        </w:rPr>
      </w:pPr>
      <w:r w:rsidRPr="00B31A53">
        <w:t>Everything in MDR Plus, plus</w:t>
      </w:r>
      <w:r w:rsidRPr="00B31A53">
        <w:rPr>
          <w:lang w:val="en-GB"/>
        </w:rPr>
        <w:t> </w:t>
      </w:r>
    </w:p>
    <w:p w:rsidRPr="00B31A53" w:rsidR="00B31A53" w:rsidP="00B31A53" w:rsidRDefault="00B31A53" w14:paraId="089A443E" w14:textId="77777777">
      <w:pPr>
        <w:numPr>
          <w:ilvl w:val="0"/>
          <w:numId w:val="18"/>
        </w:numPr>
        <w:pBdr>
          <w:bottom w:val="double" w:color="auto" w:sz="6" w:space="1"/>
        </w:pBdr>
        <w:rPr>
          <w:lang w:val="en-GB"/>
        </w:rPr>
      </w:pPr>
      <w:r w:rsidRPr="00B31A53">
        <w:t>Vulnerability &amp; remediation management </w:t>
      </w:r>
      <w:r w:rsidRPr="00B31A53">
        <w:rPr>
          <w:lang w:val="en-GB"/>
        </w:rPr>
        <w:t> </w:t>
      </w:r>
    </w:p>
    <w:p w:rsidRPr="00B31A53" w:rsidR="00B31A53" w:rsidP="00B31A53" w:rsidRDefault="00B31A53" w14:paraId="2138AB08" w14:textId="77777777">
      <w:pPr>
        <w:numPr>
          <w:ilvl w:val="0"/>
          <w:numId w:val="10"/>
        </w:numPr>
        <w:pBdr>
          <w:bottom w:val="double" w:color="auto" w:sz="6" w:space="1"/>
        </w:pBdr>
        <w:rPr>
          <w:lang w:val="en-GB"/>
        </w:rPr>
      </w:pPr>
      <w:r w:rsidRPr="00B31A53">
        <w:t>Security advisory reviews </w:t>
      </w:r>
      <w:r w:rsidRPr="00B31A53">
        <w:rPr>
          <w:lang w:val="en-GB"/>
        </w:rPr>
        <w:t> </w:t>
      </w:r>
    </w:p>
    <w:p w:rsidRPr="00B31A53" w:rsidR="00B31A53" w:rsidP="00B31A53" w:rsidRDefault="00B31A53" w14:paraId="160627B4" w14:textId="77777777">
      <w:pPr>
        <w:numPr>
          <w:ilvl w:val="0"/>
          <w:numId w:val="16"/>
        </w:numPr>
        <w:pBdr>
          <w:bottom w:val="double" w:color="auto" w:sz="6" w:space="1"/>
        </w:pBdr>
        <w:rPr>
          <w:lang w:val="en-GB"/>
        </w:rPr>
      </w:pPr>
      <w:r w:rsidRPr="00B31A53">
        <w:t>Incident &amp; recovery readiness programme </w:t>
      </w:r>
      <w:r w:rsidRPr="00B31A53">
        <w:rPr>
          <w:lang w:val="en-GB"/>
        </w:rPr>
        <w:t> </w:t>
      </w:r>
    </w:p>
    <w:p w:rsidRPr="00B31A53" w:rsidR="00B31A53" w:rsidP="00B31A53" w:rsidRDefault="00B31A53" w14:paraId="052DD70C" w14:textId="77777777">
      <w:pPr>
        <w:numPr>
          <w:ilvl w:val="0"/>
          <w:numId w:val="12"/>
        </w:numPr>
        <w:pBdr>
          <w:bottom w:val="double" w:color="auto" w:sz="6" w:space="1"/>
        </w:pBdr>
        <w:rPr>
          <w:lang w:val="en-GB"/>
        </w:rPr>
      </w:pPr>
      <w:r w:rsidRPr="00B31A53">
        <w:t>Extended managed protection </w:t>
      </w:r>
      <w:r w:rsidRPr="00B31A53">
        <w:rPr>
          <w:lang w:val="en-GB"/>
        </w:rPr>
        <w:t> </w:t>
      </w:r>
    </w:p>
    <w:p w:rsidRPr="00B31A53" w:rsidR="00B31A53" w:rsidP="00B31A53" w:rsidRDefault="00B31A53" w14:paraId="4A9F92BE" w14:textId="77777777">
      <w:pPr>
        <w:numPr>
          <w:ilvl w:val="0"/>
          <w:numId w:val="23"/>
        </w:numPr>
        <w:pBdr>
          <w:bottom w:val="double" w:color="auto" w:sz="6" w:space="1"/>
        </w:pBdr>
        <w:rPr>
          <w:lang w:val="en-GB"/>
        </w:rPr>
      </w:pPr>
      <w:r w:rsidRPr="00B31A53">
        <w:t>AI Exposure Management</w:t>
      </w:r>
      <w:r w:rsidRPr="00B31A53">
        <w:rPr>
          <w:lang w:val="en-GB"/>
        </w:rPr>
        <w:t> </w:t>
      </w:r>
    </w:p>
    <w:p w:rsidRPr="00B31A53" w:rsidR="00B31A53" w:rsidP="00B31A53" w:rsidRDefault="00B31A53" w14:paraId="66CD6361" w14:textId="6D7B43D4">
      <w:pPr>
        <w:pBdr>
          <w:bottom w:val="double" w:color="auto" w:sz="6" w:space="1"/>
        </w:pBdr>
        <w:rPr>
          <w:lang w:val="en-GB"/>
        </w:rPr>
      </w:pPr>
      <w:r w:rsidRPr="00B31A53">
        <w:t>Not sure which package fits your environment?</w:t>
      </w:r>
      <w:r w:rsidRPr="00B31A53">
        <w:rPr>
          <w:lang w:val="en-GB"/>
        </w:rPr>
        <w:t> </w:t>
      </w:r>
      <w:r w:rsidRPr="00B31A53">
        <w:rPr>
          <w:lang w:val="en-GB"/>
        </w:rPr>
        <w:br/>
      </w:r>
      <w:r w:rsidRPr="00B31A53">
        <w:t xml:space="preserve">Find your starting point </w:t>
      </w:r>
      <w:r w:rsidR="00941C57">
        <w:t>(Button)</w:t>
      </w:r>
    </w:p>
    <w:p w:rsidR="00A85D66" w:rsidP="00A85D66" w:rsidRDefault="00A85D66" w14:paraId="79358021" w14:textId="77777777">
      <w:pPr>
        <w:pBdr>
          <w:bottom w:val="double" w:color="auto" w:sz="6" w:space="1"/>
        </w:pBdr>
      </w:pPr>
    </w:p>
    <w:p w:rsidRPr="00FD142F" w:rsidR="00A85D66" w:rsidP="00A85D66" w:rsidRDefault="00FD142F" w14:paraId="0D851FC0" w14:textId="2490BE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8: CALCULATOR</w:t>
      </w:r>
    </w:p>
    <w:p w:rsidR="00A85D66" w:rsidP="00A85D66" w:rsidRDefault="00A85D66" w14:paraId="27D54B1F" w14:textId="54AB39A6"/>
    <w:p w:rsidR="00A85D66" w:rsidP="00A85D66" w:rsidRDefault="00A85D66" w14:paraId="3CDD0DA9" w14:textId="516E619B">
      <w:r>
        <w:t>What could a cyber incident cost your organisation?</w:t>
      </w:r>
    </w:p>
    <w:p w:rsidR="00A85D66" w:rsidP="00A85D66" w:rsidRDefault="00A85D66" w14:paraId="4AD59A9E" w14:textId="0761E3D7">
      <w:r>
        <w:t>Estimate the potential financial impact of a cyber incident using industry breach-cost benchmarks and your organisation's revenue, exposure and security preparedness.</w:t>
      </w:r>
    </w:p>
    <w:p w:rsidR="00A85D66" w:rsidP="00A85D66" w:rsidRDefault="00A85D66" w14:paraId="20DF9449" w14:textId="119BF38B">
      <w:r w:rsidRPr="00A85D66">
        <w:t xml:space="preserve">Open the full estimator </w:t>
      </w:r>
      <w:r w:rsidR="00941C57">
        <w:t>(Link to calculator)</w:t>
      </w:r>
    </w:p>
    <w:p w:rsidR="00A85D66" w:rsidP="00A85D66" w:rsidRDefault="00A85D66" w14:paraId="22E5A838" w14:textId="77777777"/>
    <w:p w:rsidR="00F346AA" w:rsidP="00A85D66" w:rsidRDefault="00F346AA" w14:paraId="65E9F80C" w14:textId="6EF003CC">
      <w:pPr>
        <w:rPr>
          <w:b/>
          <w:bCs/>
        </w:rPr>
      </w:pPr>
      <w:r w:rsidRPr="00F346AA">
        <w:rPr>
          <w:b/>
          <w:bCs/>
        </w:rPr>
        <w:t>FOOTER</w:t>
      </w:r>
    </w:p>
    <w:p w:rsidR="00F346AA" w:rsidP="00A85D66" w:rsidRDefault="00F346AA" w14:paraId="78D54FBE" w14:textId="4A35B313">
      <w:r w:rsidRPr="00F346AA">
        <w:rPr>
          <w:b/>
          <w:bCs/>
        </w:rPr>
        <w:t>How is this calculated?</w:t>
      </w:r>
      <w:r w:rsidRPr="00F346AA">
        <w:br/>
      </w:r>
      <w:r w:rsidRPr="00F346AA">
        <w:t xml:space="preserve">Your estimate combines published breach-cost benchmarks with your organisation's size, exposure and preparedness inputs. Benchmark data is sourced from IBM's </w:t>
      </w:r>
      <w:r w:rsidRPr="00F346AA">
        <w:rPr>
          <w:i/>
          <w:iCs/>
        </w:rPr>
        <w:t>Cost of a Data Breach Report 2026</w:t>
      </w:r>
      <w:r w:rsidRPr="00F346AA">
        <w:t>.</w:t>
      </w:r>
    </w:p>
    <w:p w:rsidR="00F346AA" w:rsidP="00F346AA" w:rsidRDefault="00F346AA" w14:paraId="21ADD7A1" w14:textId="77777777">
      <w:r>
        <w:t>Source: IBM, Cost of a Data Breach Report 2026.</w:t>
      </w:r>
    </w:p>
    <w:p w:rsidR="00F346AA" w:rsidP="00F346AA" w:rsidRDefault="00F346AA" w14:paraId="72704415" w14:textId="2535F4BC">
      <w:pPr>
        <w:pBdr>
          <w:bottom w:val="double" w:color="auto" w:sz="6" w:space="1"/>
        </w:pBdr>
      </w:pPr>
      <w:r>
        <w:t>Disclaimer: This calculator provides an illustrative planning estimate and does not predict the actual cost of a future incident.</w:t>
      </w:r>
    </w:p>
    <w:p w:rsidRPr="00FD142F" w:rsidR="00FB7D12" w:rsidP="00F346AA" w:rsidRDefault="00FD142F" w14:paraId="0C9F196D" w14:textId="7CFB04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9: VISIBILITY</w:t>
      </w:r>
    </w:p>
    <w:p w:rsidR="00FD142F" w:rsidP="00F346AA" w:rsidRDefault="00FD142F" w14:paraId="745E0D5F" w14:textId="77777777"/>
    <w:p w:rsidRPr="00FB7D12" w:rsidR="00FB7D12" w:rsidP="00F346AA" w:rsidRDefault="00FB7D12" w14:paraId="37EE628C" w14:textId="73237441">
      <w:pPr>
        <w:rPr>
          <w:b/>
          <w:bCs/>
          <w:sz w:val="28"/>
          <w:szCs w:val="28"/>
        </w:rPr>
      </w:pPr>
      <w:r w:rsidRPr="00FB7D12">
        <w:rPr>
          <w:b/>
          <w:bCs/>
          <w:sz w:val="28"/>
          <w:szCs w:val="28"/>
        </w:rPr>
        <w:t>LEFT SIDE</w:t>
      </w:r>
    </w:p>
    <w:p w:rsidR="00FB7D12" w:rsidP="00FB7D12" w:rsidRDefault="00FB7D12" w14:paraId="4F384CA4" w14:textId="77777777">
      <w:r>
        <w:t>FROM VISIBILITY TO ACTION.</w:t>
      </w:r>
    </w:p>
    <w:p w:rsidR="00FB7D12" w:rsidP="00FB7D12" w:rsidRDefault="00FB7D12" w14:paraId="666A1ACC" w14:textId="77777777">
      <w:r>
        <w:t>FROM ACTION TO OUTCOME.</w:t>
      </w:r>
    </w:p>
    <w:p w:rsidR="00FB7D12" w:rsidP="00FB7D12" w:rsidRDefault="00941C57" w14:paraId="0200FA34" w14:textId="29071FE2">
      <w:r w:rsidRPr="00941C57">
        <w:t>DigiGlass turns security signals into investigated, contained and documented incidents. Our operating model combines continuous monitoring with defined response processes and committed service levels.</w:t>
      </w:r>
    </w:p>
    <w:p w:rsidR="00FB7D12" w:rsidP="00FB7D12" w:rsidRDefault="00FB7D12" w14:paraId="7A8B4054" w14:textId="77777777"/>
    <w:p w:rsidR="00FB7D12" w:rsidP="00FB7D12" w:rsidRDefault="00FB7D12" w14:paraId="6EE6240D" w14:textId="026580FA">
      <w:r>
        <w:t xml:space="preserve">See how DigiGlass responds </w:t>
      </w:r>
      <w:r w:rsidR="00941C57">
        <w:t>(Button)</w:t>
      </w:r>
    </w:p>
    <w:p w:rsidR="00FB7D12" w:rsidP="00FB7D12" w:rsidRDefault="00FB7D12" w14:paraId="13BD9DE5" w14:textId="77777777"/>
    <w:p w:rsidRPr="00FB7D12" w:rsidR="00FB7D12" w:rsidP="00FB7D12" w:rsidRDefault="00FB7D12" w14:paraId="18C10696" w14:textId="26830301">
      <w:pPr>
        <w:rPr>
          <w:b/>
          <w:bCs/>
          <w:sz w:val="28"/>
          <w:szCs w:val="28"/>
        </w:rPr>
      </w:pPr>
      <w:r w:rsidRPr="00FB7D12">
        <w:rPr>
          <w:b/>
          <w:bCs/>
          <w:sz w:val="28"/>
          <w:szCs w:val="28"/>
        </w:rPr>
        <w:t>RIGHT SIDE</w:t>
      </w:r>
    </w:p>
    <w:p w:rsidR="00FB7D12" w:rsidP="00FB7D12" w:rsidRDefault="00FB7D12" w14:paraId="4C367E31" w14:textId="77777777">
      <w:r>
        <w:t>01 · DETECT</w:t>
      </w:r>
    </w:p>
    <w:p w:rsidR="00FB7D12" w:rsidP="00FB7D12" w:rsidRDefault="00FB7D12" w14:paraId="0602EF92" w14:textId="4E345EC3">
      <w:r>
        <w:t>Find the signal that matters.</w:t>
      </w:r>
    </w:p>
    <w:p w:rsidR="00FB7D12" w:rsidP="00FB7D12" w:rsidRDefault="00FB7D12" w14:paraId="39AD6C89" w14:textId="77777777">
      <w:r>
        <w:t>DigiGlass correlates signals across your existing security stack, enriches them with threat context and uses behavioural analytics to identify genuine threats.</w:t>
      </w:r>
    </w:p>
    <w:p w:rsidR="00FB7D12" w:rsidP="00FB7D12" w:rsidRDefault="00FB7D12" w14:paraId="4D299BF6" w14:textId="77777777"/>
    <w:p w:rsidR="00FB7D12" w:rsidP="00FB7D12" w:rsidRDefault="00FB7D12" w14:paraId="0CCE5B00" w14:textId="18782CB7">
      <w:r>
        <w:t>MTTD</w:t>
      </w:r>
      <w:r w:rsidR="00B60CBA">
        <w:t xml:space="preserve"> is less than </w:t>
      </w:r>
      <w:r>
        <w:t>5 min</w:t>
      </w:r>
    </w:p>
    <w:p w:rsidR="00FB7D12" w:rsidP="00FB7D12" w:rsidRDefault="00FB7D12" w14:paraId="6D653CF0" w14:textId="77777777"/>
    <w:p w:rsidR="00FB7D12" w:rsidP="00FB7D12" w:rsidRDefault="00FB7D12" w14:paraId="3105CCB9" w14:textId="77777777">
      <w:r>
        <w:t>02 · RESPOND</w:t>
      </w:r>
    </w:p>
    <w:p w:rsidR="00FB7D12" w:rsidP="00FB7D12" w:rsidRDefault="00FB7D12" w14:paraId="776B352B" w14:textId="28DFE000">
      <w:r>
        <w:t>Contain the threat before it spreads.</w:t>
      </w:r>
    </w:p>
    <w:p w:rsidR="00FB7D12" w:rsidP="00FB7D12" w:rsidRDefault="00FB7D12" w14:paraId="66E39CCB" w14:textId="4ADB077C">
      <w:r>
        <w:t>Investigate, escalate and contain incidents through defined response processes and automated playbooks; with a full audit trail.</w:t>
      </w:r>
    </w:p>
    <w:p w:rsidR="00FB7D12" w:rsidP="00FB7D12" w:rsidRDefault="00FB7D12" w14:paraId="4503006C" w14:textId="77777777"/>
    <w:p w:rsidR="00FB7D12" w:rsidP="00FB7D12" w:rsidRDefault="00FB7D12" w14:paraId="2335A915" w14:textId="1F33FF8F">
      <w:r>
        <w:t>P0: notify in 15 min · investigate in 45 min</w:t>
      </w:r>
    </w:p>
    <w:p w:rsidR="00FB7D12" w:rsidP="00FB7D12" w:rsidRDefault="00FB7D12" w14:paraId="7542B15C" w14:textId="77777777">
      <w:r>
        <w:t>03 · PROVE</w:t>
      </w:r>
    </w:p>
    <w:p w:rsidR="00FB7D12" w:rsidP="00FB7D12" w:rsidRDefault="00FB7D12" w14:paraId="4A63CE03" w14:textId="5E28C15D">
      <w:r>
        <w:t>Show what happened. What changed.</w:t>
      </w:r>
    </w:p>
    <w:p w:rsidR="00FB7D12" w:rsidP="00FB7D12" w:rsidRDefault="00FB7D12" w14:paraId="71E313DE" w14:textId="0441BEC5">
      <w:r>
        <w:t>Every incident produces a documented outcome; from containment and remediation to reporting and continual improvement.</w:t>
      </w:r>
    </w:p>
    <w:p w:rsidR="00FB7D12" w:rsidP="00FB7D12" w:rsidRDefault="00FB7D12" w14:paraId="2F7E1021" w14:textId="77777777"/>
    <w:p w:rsidR="00FB7D12" w:rsidP="00FB7D12" w:rsidRDefault="00FB7D12" w14:paraId="53F1810C" w14:textId="123D8BCC">
      <w:r>
        <w:t>Proven in production</w:t>
      </w:r>
    </w:p>
    <w:p w:rsidR="00FB7D12" w:rsidP="00FB7D12" w:rsidRDefault="00FB7D12" w14:paraId="419D8271" w14:textId="77777777">
      <w:pPr>
        <w:pBdr>
          <w:bottom w:val="double" w:color="auto" w:sz="6" w:space="1"/>
        </w:pBdr>
      </w:pPr>
    </w:p>
    <w:p w:rsidR="00FD142F" w:rsidP="00FB7D12" w:rsidRDefault="00FD142F" w14:paraId="2E818BC1" w14:textId="77777777"/>
    <w:p w:rsidR="00FD142F" w:rsidP="00FB7D12" w:rsidRDefault="00FD142F" w14:paraId="04032F17" w14:textId="5BF1BC9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10: PROOF OF CONCEPT</w:t>
      </w:r>
    </w:p>
    <w:p w:rsidR="00FD142F" w:rsidP="00FB7D12" w:rsidRDefault="00E475A9" w14:paraId="586C5BB5" w14:textId="4DBE1750">
      <w:pPr>
        <w:rPr>
          <w:b/>
          <w:bCs/>
        </w:rPr>
      </w:pPr>
      <w:r>
        <w:rPr>
          <w:b/>
          <w:bCs/>
        </w:rPr>
        <w:t>HEADING</w:t>
      </w:r>
    </w:p>
    <w:p w:rsidR="00E475A9" w:rsidP="00FB7D12" w:rsidRDefault="00E475A9" w14:paraId="704F368D" w14:textId="4A77AB62">
      <w:r>
        <w:t>Technology systems we operate across:</w:t>
      </w:r>
    </w:p>
    <w:p w:rsidR="00E475A9" w:rsidP="00FB7D12" w:rsidRDefault="00E475A9" w14:paraId="71104410" w14:textId="11E96CDB">
      <w:pPr>
        <w:rPr>
          <w:b/>
          <w:bCs/>
        </w:rPr>
      </w:pPr>
      <w:r>
        <w:rPr>
          <w:b/>
          <w:bCs/>
        </w:rPr>
        <w:t>SUBHEADING</w:t>
      </w:r>
    </w:p>
    <w:p w:rsidR="00E475A9" w:rsidP="00E475A9" w:rsidRDefault="00E475A9" w14:paraId="6453068A" w14:textId="77777777">
      <w:pPr>
        <w:pStyle w:val="ListParagraph"/>
        <w:numPr>
          <w:ilvl w:val="0"/>
          <w:numId w:val="28"/>
        </w:numPr>
      </w:pPr>
      <w:r w:rsidRPr="00E475A9">
        <w:t xml:space="preserve">Palo Alto Networks </w:t>
      </w:r>
    </w:p>
    <w:p w:rsidR="00E475A9" w:rsidP="00E475A9" w:rsidRDefault="00E475A9" w14:paraId="714632C1" w14:textId="77777777">
      <w:pPr>
        <w:pStyle w:val="ListParagraph"/>
        <w:numPr>
          <w:ilvl w:val="0"/>
          <w:numId w:val="28"/>
        </w:numPr>
      </w:pPr>
      <w:r w:rsidRPr="00E475A9">
        <w:t xml:space="preserve">Securonix </w:t>
      </w:r>
    </w:p>
    <w:p w:rsidR="00E475A9" w:rsidP="00E475A9" w:rsidRDefault="00E475A9" w14:paraId="2AF8AA86" w14:textId="77777777">
      <w:pPr>
        <w:pStyle w:val="ListParagraph"/>
        <w:numPr>
          <w:ilvl w:val="0"/>
          <w:numId w:val="28"/>
        </w:numPr>
      </w:pPr>
      <w:r w:rsidRPr="00E475A9">
        <w:t xml:space="preserve">Check Point </w:t>
      </w:r>
    </w:p>
    <w:p w:rsidR="00E475A9" w:rsidP="00E475A9" w:rsidRDefault="00E475A9" w14:paraId="6B36D97F" w14:textId="77777777">
      <w:pPr>
        <w:pStyle w:val="ListParagraph"/>
        <w:numPr>
          <w:ilvl w:val="0"/>
          <w:numId w:val="28"/>
        </w:numPr>
      </w:pPr>
      <w:r w:rsidRPr="00E475A9">
        <w:t xml:space="preserve">CyberArk </w:t>
      </w:r>
    </w:p>
    <w:p w:rsidR="00E475A9" w:rsidP="00E475A9" w:rsidRDefault="00E475A9" w14:paraId="03703FE5" w14:textId="77777777">
      <w:pPr>
        <w:pStyle w:val="ListParagraph"/>
        <w:numPr>
          <w:ilvl w:val="0"/>
          <w:numId w:val="28"/>
        </w:numPr>
      </w:pPr>
      <w:r w:rsidRPr="00E475A9">
        <w:t xml:space="preserve">Upwind </w:t>
      </w:r>
    </w:p>
    <w:p w:rsidR="00E475A9" w:rsidP="00E475A9" w:rsidRDefault="00E475A9" w14:paraId="0F35F585" w14:textId="77777777">
      <w:pPr>
        <w:pStyle w:val="ListParagraph"/>
        <w:numPr>
          <w:ilvl w:val="0"/>
          <w:numId w:val="28"/>
        </w:numPr>
      </w:pPr>
      <w:r>
        <w:t>S</w:t>
      </w:r>
      <w:r w:rsidRPr="00E475A9">
        <w:t xml:space="preserve">ectrio </w:t>
      </w:r>
    </w:p>
    <w:p w:rsidR="00E475A9" w:rsidP="00E475A9" w:rsidRDefault="00E475A9" w14:paraId="377C4F3E" w14:textId="7B97F243">
      <w:pPr>
        <w:pStyle w:val="ListParagraph"/>
        <w:numPr>
          <w:ilvl w:val="0"/>
          <w:numId w:val="28"/>
        </w:numPr>
      </w:pPr>
      <w:r w:rsidRPr="00E475A9">
        <w:t>Legit</w:t>
      </w:r>
    </w:p>
    <w:p w:rsidR="00E475A9" w:rsidP="00E475A9" w:rsidRDefault="00E475A9" w14:paraId="361C5F6F" w14:textId="7CD5B440">
      <w:pPr>
        <w:pStyle w:val="ListParagraph"/>
        <w:numPr>
          <w:ilvl w:val="0"/>
          <w:numId w:val="28"/>
        </w:numPr>
      </w:pPr>
      <w:r>
        <w:t>Klassify</w:t>
      </w:r>
    </w:p>
    <w:p w:rsidR="00E475A9" w:rsidP="00E475A9" w:rsidRDefault="00E475A9" w14:paraId="6065FA2A" w14:textId="26DB7140">
      <w:pPr>
        <w:pStyle w:val="ListParagraph"/>
        <w:numPr>
          <w:ilvl w:val="0"/>
          <w:numId w:val="28"/>
        </w:numPr>
      </w:pPr>
      <w:r>
        <w:t>Cato Networks</w:t>
      </w:r>
    </w:p>
    <w:p w:rsidR="00E475A9" w:rsidP="00E475A9" w:rsidRDefault="00E475A9" w14:paraId="18744406" w14:textId="5791F509">
      <w:pPr>
        <w:pStyle w:val="ListParagraph"/>
        <w:numPr>
          <w:ilvl w:val="0"/>
          <w:numId w:val="28"/>
        </w:numPr>
      </w:pPr>
      <w:r>
        <w:t>Indusface</w:t>
      </w:r>
    </w:p>
    <w:p w:rsidR="00E475A9" w:rsidP="00E475A9" w:rsidRDefault="00E475A9" w14:paraId="61048D96" w14:textId="77777777"/>
    <w:p w:rsidR="00E475A9" w:rsidP="00E475A9" w:rsidRDefault="00E475A9" w14:paraId="6F994563" w14:textId="0DCD13F9">
      <w:pPr>
        <w:pBdr>
          <w:bottom w:val="double" w:color="auto" w:sz="6" w:space="1"/>
        </w:pBdr>
      </w:pPr>
      <w:r w:rsidRPr="00E475A9">
        <w:t>Listed technologies reflect environments DigiGlass operates and integrates with. Official technology partnerships are shown separately.</w:t>
      </w:r>
    </w:p>
    <w:p w:rsidR="00E475A9" w:rsidP="00E475A9" w:rsidRDefault="00E475A9" w14:paraId="012258B2" w14:textId="74B752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11: INDUSTRIES WE SERVE</w:t>
      </w:r>
    </w:p>
    <w:p w:rsidRPr="00E475A9" w:rsidR="00E475A9" w:rsidP="00E475A9" w:rsidRDefault="00E475A9" w14:paraId="5A127671" w14:textId="73FB7252">
      <w:pPr>
        <w:rPr>
          <w:b/>
        </w:rPr>
      </w:pPr>
      <w:r>
        <w:rPr>
          <w:b/>
        </w:rPr>
        <w:t>HEADING</w:t>
      </w:r>
    </w:p>
    <w:p w:rsidR="00E475A9" w:rsidP="00E475A9" w:rsidRDefault="00E475A9" w14:paraId="7FC83B5F" w14:textId="35640B4E">
      <w:r>
        <w:t>The same operation, translated to your context.</w:t>
      </w:r>
    </w:p>
    <w:p w:rsidRPr="00E475A9" w:rsidR="00E475A9" w:rsidP="00E475A9" w:rsidRDefault="00E475A9" w14:paraId="71AD189C" w14:textId="7D19DC4B">
      <w:pPr>
        <w:rPr>
          <w:b/>
          <w:bCs/>
        </w:rPr>
      </w:pPr>
      <w:r>
        <w:rPr>
          <w:b/>
          <w:bCs/>
        </w:rPr>
        <w:t>SUBHEADING</w:t>
      </w:r>
    </w:p>
    <w:p w:rsidR="00E475A9" w:rsidP="00E475A9" w:rsidRDefault="00E475A9" w14:paraId="32E50AED" w14:textId="3F9AAB1D">
      <w:r>
        <w:t>Every environment has different critical assets, threat patterns and continuity requirements. DigiGlass adapts one accountable security operation to the realities of how your organisation operates.</w:t>
      </w:r>
    </w:p>
    <w:p w:rsidR="00E475A9" w:rsidP="00E475A9" w:rsidRDefault="00E475A9" w14:paraId="7F35A3CC" w14:textId="77777777"/>
    <w:p w:rsidR="00E475A9" w:rsidP="00E475A9" w:rsidRDefault="00E475A9" w14:paraId="4EF893DF" w14:textId="7670A5FE">
      <w:r>
        <w:t>01 · BFSI &amp; INSURANCE</w:t>
      </w:r>
    </w:p>
    <w:p w:rsidR="00E475A9" w:rsidP="00E475A9" w:rsidRDefault="00E475A9" w14:paraId="62F27FF2" w14:textId="5A9D01D9">
      <w:r>
        <w:t>Regulatory pressure, sensitive data and zero tolerance for disruption.</w:t>
      </w:r>
    </w:p>
    <w:p w:rsidR="00E475A9" w:rsidP="00E475A9" w:rsidRDefault="00E475A9" w14:paraId="0897D91F" w14:textId="77777777"/>
    <w:p w:rsidR="00E475A9" w:rsidP="00E475A9" w:rsidRDefault="00E475A9" w14:paraId="3F809D66" w14:textId="447123FF">
      <w:r>
        <w:t>02 · HEALTHCARE</w:t>
      </w:r>
    </w:p>
    <w:p w:rsidR="00E475A9" w:rsidP="00E475A9" w:rsidRDefault="00E475A9" w14:paraId="44231F15" w14:textId="77777777">
      <w:r>
        <w:t>Sensitive data, distributed systems and continuity-critical operations.</w:t>
      </w:r>
    </w:p>
    <w:p w:rsidR="00E475A9" w:rsidP="00E475A9" w:rsidRDefault="00E475A9" w14:paraId="5AED6C66" w14:textId="77777777"/>
    <w:p w:rsidR="00E475A9" w:rsidP="00E475A9" w:rsidRDefault="00E475A9" w14:paraId="647F1301" w14:textId="437ECE25">
      <w:r>
        <w:t>03 · AUTOMOTIVE &amp; DISTRIBUTION</w:t>
      </w:r>
    </w:p>
    <w:p w:rsidR="00E475A9" w:rsidP="00E475A9" w:rsidRDefault="00E475A9" w14:paraId="7A090732" w14:textId="77777777">
      <w:r>
        <w:t>Distributed estates, customer data and cloud-connected operations.</w:t>
      </w:r>
    </w:p>
    <w:p w:rsidR="00E475A9" w:rsidP="00E475A9" w:rsidRDefault="00E475A9" w14:paraId="2D230612" w14:textId="77777777"/>
    <w:p w:rsidR="00E475A9" w:rsidP="00E475A9" w:rsidRDefault="00E475A9" w14:paraId="009A1967" w14:textId="72B7397B">
      <w:r>
        <w:t>04 · DIGITAL &amp; CLOUD-NATIVE</w:t>
      </w:r>
    </w:p>
    <w:p w:rsidR="00E475A9" w:rsidP="00E475A9" w:rsidRDefault="00E475A9" w14:paraId="32CD35A6" w14:textId="77777777">
      <w:r>
        <w:t>Cloud workloads, identity and data move faster than traditional security operations.</w:t>
      </w:r>
    </w:p>
    <w:p w:rsidR="00E475A9" w:rsidP="00E475A9" w:rsidRDefault="00E475A9" w14:paraId="14611124" w14:textId="77777777"/>
    <w:p w:rsidR="00E475A9" w:rsidP="00E475A9" w:rsidRDefault="00E475A9" w14:paraId="7B528FDF" w14:textId="7A250DEE">
      <w:r>
        <w:t>05 · REAL ESTATE &amp; HOSPITALITY</w:t>
      </w:r>
    </w:p>
    <w:p w:rsidR="00E475A9" w:rsidP="00E475A9" w:rsidRDefault="00E475A9" w14:paraId="29666136" w14:textId="77777777">
      <w:r>
        <w:t>Multiple properties, disconnected systems and consistent security requirements.</w:t>
      </w:r>
    </w:p>
    <w:p w:rsidR="00E475A9" w:rsidP="00E475A9" w:rsidRDefault="00E475A9" w14:paraId="4C4FFCAD" w14:textId="77777777"/>
    <w:p w:rsidR="00E475A9" w:rsidP="00E475A9" w:rsidRDefault="00E475A9" w14:paraId="354EDD8D" w14:textId="7A94532D">
      <w:r>
        <w:t>06 · OT &amp; INDUSTRIAL</w:t>
      </w:r>
    </w:p>
    <w:p w:rsidRPr="00E475A9" w:rsidR="00E475A9" w:rsidP="00E475A9" w:rsidRDefault="00E475A9" w14:paraId="06F90BD0" w14:textId="2D9634B4">
      <w:pPr>
        <w:pBdr>
          <w:bottom w:val="double" w:color="auto" w:sz="6" w:space="1"/>
        </w:pBdr>
      </w:pPr>
      <w:r>
        <w:t>Operational continuity comes first.</w:t>
      </w:r>
    </w:p>
    <w:p w:rsidR="00E475A9" w:rsidP="00FB7D12" w:rsidRDefault="00E475A9" w14:paraId="1673E03B" w14:textId="17B9B1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12: ASSESSMENT ENTRY POINT</w:t>
      </w:r>
    </w:p>
    <w:p w:rsidR="00E475A9" w:rsidP="00FB7D12" w:rsidRDefault="00E475A9" w14:paraId="153747DE" w14:textId="20D8E8F4">
      <w:pPr>
        <w:rPr>
          <w:b/>
          <w:bCs/>
        </w:rPr>
      </w:pPr>
      <w:r>
        <w:rPr>
          <w:b/>
          <w:bCs/>
        </w:rPr>
        <w:t>HEADING</w:t>
      </w:r>
    </w:p>
    <w:p w:rsidR="00E475A9" w:rsidP="00FB7D12" w:rsidRDefault="00F86A3C" w14:paraId="52154787" w14:textId="3263A467">
      <w:r w:rsidRPr="00F86A3C">
        <w:t>Assessment doesn't just tell you what is wrong. It shows you how your security operation needs to work.</w:t>
      </w:r>
    </w:p>
    <w:p w:rsidR="00E475A9" w:rsidP="00FB7D12" w:rsidRDefault="00E475A9" w14:paraId="6D7B0C72" w14:textId="05F2A844">
      <w:pPr>
        <w:rPr>
          <w:b/>
          <w:bCs/>
        </w:rPr>
      </w:pPr>
      <w:r>
        <w:rPr>
          <w:b/>
          <w:bCs/>
        </w:rPr>
        <w:t>SUBHEADING</w:t>
      </w:r>
    </w:p>
    <w:p w:rsidR="00E475A9" w:rsidP="00FB7D12" w:rsidRDefault="00E475A9" w14:paraId="014BF814" w14:textId="30DEA188">
      <w:r w:rsidRPr="00E475A9">
        <w:t>The DigiGlass Security Operations Review maps your existing security tools, signals, ownership and operating processes to show where your security operation is fragmented — and what it takes to make it work as one.</w:t>
      </w:r>
    </w:p>
    <w:p w:rsidR="00E475A9" w:rsidP="00FB7D12" w:rsidRDefault="00E475A9" w14:paraId="3ECDC37C" w14:textId="52179655">
      <w:pPr>
        <w:rPr>
          <w:b/>
          <w:bCs/>
        </w:rPr>
      </w:pPr>
      <w:r>
        <w:rPr>
          <w:b/>
          <w:bCs/>
        </w:rPr>
        <w:t>What you get:</w:t>
      </w:r>
    </w:p>
    <w:p w:rsidR="00E475A9" w:rsidP="00E475A9" w:rsidRDefault="00E475A9" w14:paraId="307D9B30" w14:textId="77777777">
      <w:pPr>
        <w:pStyle w:val="ListParagraph"/>
        <w:numPr>
          <w:ilvl w:val="0"/>
          <w:numId w:val="21"/>
        </w:numPr>
      </w:pPr>
      <w:r>
        <w:t>A mapped view of your current security environment and operating scope</w:t>
      </w:r>
    </w:p>
    <w:p w:rsidR="00E475A9" w:rsidP="00E475A9" w:rsidRDefault="00E475A9" w14:paraId="5DB749F1" w14:textId="77777777">
      <w:pPr>
        <w:pStyle w:val="ListParagraph"/>
        <w:numPr>
          <w:ilvl w:val="0"/>
          <w:numId w:val="21"/>
        </w:numPr>
      </w:pPr>
      <w:r>
        <w:t>Identification of integration, visibility, coverage and ownership gaps</w:t>
      </w:r>
    </w:p>
    <w:p w:rsidR="00E475A9" w:rsidP="00E475A9" w:rsidRDefault="00E475A9" w14:paraId="5B9C83A8" w14:textId="77777777">
      <w:pPr>
        <w:pStyle w:val="ListParagraph"/>
        <w:numPr>
          <w:ilvl w:val="0"/>
          <w:numId w:val="21"/>
        </w:numPr>
      </w:pPr>
      <w:r>
        <w:t>A clear view of who monitors, investigates, escalates and responds</w:t>
      </w:r>
    </w:p>
    <w:p w:rsidR="00E475A9" w:rsidP="00E475A9" w:rsidRDefault="00E475A9" w14:paraId="07B2D737" w14:textId="1E73AD75">
      <w:pPr>
        <w:pStyle w:val="ListParagraph"/>
        <w:numPr>
          <w:ilvl w:val="0"/>
          <w:numId w:val="21"/>
        </w:numPr>
      </w:pPr>
      <w:r>
        <w:t>A prioritised roadmap for improving the way your security operation works</w:t>
      </w:r>
    </w:p>
    <w:p w:rsidR="00E475A9" w:rsidP="00E475A9" w:rsidRDefault="00E475A9" w14:paraId="0B4E259A" w14:textId="78741171">
      <w:r>
        <w:t>Map Your Security Operation</w:t>
      </w:r>
      <w:r w:rsidR="00F86A3C">
        <w:t xml:space="preserve"> (BUTTON)</w:t>
      </w:r>
    </w:p>
    <w:p w:rsidR="00FD142F" w:rsidP="00FB7D12" w:rsidRDefault="00E475A9" w14:paraId="0B793EF9" w14:textId="6FAC05E8">
      <w:pPr>
        <w:pBdr>
          <w:bottom w:val="double" w:color="auto" w:sz="6" w:space="1"/>
        </w:pBdr>
      </w:pPr>
      <w:r>
        <w:t>Speak to a Security Specialist</w:t>
      </w:r>
      <w:r w:rsidR="00F86A3C">
        <w:t xml:space="preserve"> (BUTTON)</w:t>
      </w:r>
    </w:p>
    <w:p w:rsidR="00F86A3C" w:rsidP="00FB7D12" w:rsidRDefault="00F86A3C" w14:paraId="239C82CF" w14:textId="577898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13: FOOTER</w:t>
      </w:r>
    </w:p>
    <w:p w:rsidR="00F86A3C" w:rsidP="00FB7D12" w:rsidRDefault="00F86A3C" w14:paraId="55BF07AC" w14:textId="62B3B4A0">
      <w:pPr>
        <w:rPr>
          <w:b/>
          <w:bCs/>
        </w:rPr>
      </w:pPr>
      <w:r>
        <w:rPr>
          <w:b/>
          <w:bCs/>
        </w:rPr>
        <w:t>TOP STATEMENT</w:t>
      </w:r>
    </w:p>
    <w:p w:rsidR="00F86A3C" w:rsidP="00FB7D12" w:rsidRDefault="00F86A3C" w14:paraId="65D2710C" w14:textId="50BBE57A">
      <w:r w:rsidRPr="00F86A3C">
        <w:t>One security operation. Whatever the stack. We connect, tune, investigate and improve the security tools you already own.</w:t>
      </w:r>
    </w:p>
    <w:p w:rsidR="00F86A3C" w:rsidP="00FB7D12" w:rsidRDefault="00F86A3C" w14:paraId="0BEEF318" w14:textId="3FA27A22">
      <w:pPr>
        <w:rPr>
          <w:b/>
          <w:bCs/>
        </w:rPr>
      </w:pPr>
      <w:r>
        <w:rPr>
          <w:b/>
          <w:bCs/>
        </w:rPr>
        <w:t>LEFT SIDE</w:t>
      </w:r>
    </w:p>
    <w:p w:rsidR="00F86A3C" w:rsidP="00F86A3C" w:rsidRDefault="00F86A3C" w14:paraId="25596DB5" w14:textId="268A1A73">
      <w:r>
        <w:t>One security operation. Whatever the stack.</w:t>
      </w:r>
    </w:p>
    <w:p w:rsidR="00F86A3C" w:rsidP="00F86A3C" w:rsidRDefault="00F86A3C" w14:paraId="12884BD1" w14:textId="562B82F9">
      <w:r>
        <w:t xml:space="preserve">A Redington Gulf company </w:t>
      </w:r>
      <w:r w:rsidR="00B60CBA">
        <w:t>and</w:t>
      </w:r>
      <w:r>
        <w:t xml:space="preserve"> the managed security arm of a $1</w:t>
      </w:r>
      <w:r w:rsidR="00CD42A4">
        <w:t>3</w:t>
      </w:r>
      <w:r>
        <w:t>.5B global technology group.</w:t>
      </w:r>
    </w:p>
    <w:p w:rsidR="00F86A3C" w:rsidP="00F86A3C" w:rsidRDefault="00F86A3C" w14:paraId="0A03AAAB" w14:textId="3FD4569B">
      <w:r>
        <w:t xml:space="preserve">Speak to a Security Specialist </w:t>
      </w:r>
      <w:r w:rsidR="00B60CBA">
        <w:t>(Button)</w:t>
      </w:r>
    </w:p>
    <w:p w:rsidR="00F86A3C" w:rsidP="00F86A3C" w:rsidRDefault="00F86A3C" w14:paraId="1C7FE5CE" w14:textId="77777777"/>
    <w:p w:rsidR="00F86A3C" w:rsidP="00F86A3C" w:rsidRDefault="00F86A3C" w14:paraId="190C0620" w14:textId="1BDE7049">
      <w:pPr>
        <w:rPr>
          <w:b/>
          <w:bCs/>
        </w:rPr>
      </w:pPr>
      <w:r>
        <w:rPr>
          <w:b/>
          <w:bCs/>
        </w:rPr>
        <w:t>NAVIGATION</w:t>
      </w:r>
    </w:p>
    <w:p w:rsidR="00F86A3C" w:rsidP="00F86A3C" w:rsidRDefault="00F86A3C" w14:paraId="0974F8B7" w14:textId="244C7794">
      <w:r>
        <w:t>SOLUTIONS</w:t>
      </w:r>
    </w:p>
    <w:p w:rsidR="00F86A3C" w:rsidP="00F86A3C" w:rsidRDefault="00F86A3C" w14:paraId="677635A2" w14:textId="77777777">
      <w:pPr>
        <w:pStyle w:val="ListParagraph"/>
        <w:numPr>
          <w:ilvl w:val="0"/>
          <w:numId w:val="9"/>
        </w:numPr>
      </w:pPr>
      <w:r>
        <w:t>Security Operations</w:t>
      </w:r>
    </w:p>
    <w:p w:rsidR="00F86A3C" w:rsidP="00F86A3C" w:rsidRDefault="00F86A3C" w14:paraId="3CF467AF" w14:textId="77777777">
      <w:pPr>
        <w:pStyle w:val="ListParagraph"/>
        <w:numPr>
          <w:ilvl w:val="0"/>
          <w:numId w:val="9"/>
        </w:numPr>
      </w:pPr>
      <w:r>
        <w:t>Managed Detection &amp; Response</w:t>
      </w:r>
    </w:p>
    <w:p w:rsidR="00F86A3C" w:rsidP="00F86A3C" w:rsidRDefault="00F86A3C" w14:paraId="073A8AA1" w14:textId="77777777">
      <w:pPr>
        <w:pStyle w:val="ListParagraph"/>
        <w:numPr>
          <w:ilvl w:val="0"/>
          <w:numId w:val="9"/>
        </w:numPr>
      </w:pPr>
      <w:r>
        <w:t>Cloud Security</w:t>
      </w:r>
    </w:p>
    <w:p w:rsidR="00F86A3C" w:rsidP="00F86A3C" w:rsidRDefault="00F86A3C" w14:paraId="6BE50519" w14:textId="77777777">
      <w:pPr>
        <w:pStyle w:val="ListParagraph"/>
        <w:numPr>
          <w:ilvl w:val="0"/>
          <w:numId w:val="9"/>
        </w:numPr>
      </w:pPr>
      <w:r>
        <w:t>Data Security</w:t>
      </w:r>
    </w:p>
    <w:p w:rsidR="00F86A3C" w:rsidP="00F86A3C" w:rsidRDefault="00F86A3C" w14:paraId="4C017C47" w14:textId="77777777">
      <w:pPr>
        <w:pStyle w:val="ListParagraph"/>
        <w:numPr>
          <w:ilvl w:val="0"/>
          <w:numId w:val="9"/>
        </w:numPr>
      </w:pPr>
      <w:r>
        <w:t>Privacy &amp; AI Governance</w:t>
      </w:r>
    </w:p>
    <w:p w:rsidR="00F86A3C" w:rsidP="00F86A3C" w:rsidRDefault="00F86A3C" w14:paraId="700994B8" w14:textId="77777777">
      <w:pPr>
        <w:pStyle w:val="ListParagraph"/>
        <w:numPr>
          <w:ilvl w:val="0"/>
          <w:numId w:val="9"/>
        </w:numPr>
      </w:pPr>
      <w:r>
        <w:t>OT &amp; Industrial Security</w:t>
      </w:r>
    </w:p>
    <w:p w:rsidR="00F86A3C" w:rsidP="00F86A3C" w:rsidRDefault="00F86A3C" w14:paraId="3A9B4A62" w14:textId="77777777">
      <w:pPr>
        <w:pStyle w:val="ListParagraph"/>
        <w:numPr>
          <w:ilvl w:val="0"/>
          <w:numId w:val="9"/>
        </w:numPr>
      </w:pPr>
      <w:r>
        <w:t>Identity Security</w:t>
      </w:r>
    </w:p>
    <w:p w:rsidR="00F86A3C" w:rsidP="00F86A3C" w:rsidRDefault="00F86A3C" w14:paraId="72816F09" w14:textId="77777777">
      <w:pPr>
        <w:pStyle w:val="ListParagraph"/>
        <w:numPr>
          <w:ilvl w:val="0"/>
          <w:numId w:val="9"/>
        </w:numPr>
      </w:pPr>
      <w:r>
        <w:t>Network &amp; Perimeter Security</w:t>
      </w:r>
    </w:p>
    <w:p w:rsidR="00F86A3C" w:rsidP="00F86A3C" w:rsidRDefault="00F86A3C" w14:paraId="6A8D9983" w14:textId="77777777"/>
    <w:p w:rsidR="00F86A3C" w:rsidP="00F86A3C" w:rsidRDefault="00F86A3C" w14:paraId="271C6648" w14:textId="59F9B0C0">
      <w:r>
        <w:t>ASSESSMENTS</w:t>
      </w:r>
    </w:p>
    <w:p w:rsidR="00F86A3C" w:rsidP="00F86A3C" w:rsidRDefault="00F86A3C" w14:paraId="078CB273" w14:textId="77777777">
      <w:pPr>
        <w:pStyle w:val="ListParagraph"/>
        <w:numPr>
          <w:ilvl w:val="0"/>
          <w:numId w:val="4"/>
        </w:numPr>
      </w:pPr>
      <w:r>
        <w:t>Security Operations Review</w:t>
      </w:r>
    </w:p>
    <w:p w:rsidR="00F86A3C" w:rsidP="00F86A3C" w:rsidRDefault="00F86A3C" w14:paraId="3BA69488" w14:textId="77777777">
      <w:pPr>
        <w:pStyle w:val="ListParagraph"/>
        <w:numPr>
          <w:ilvl w:val="0"/>
          <w:numId w:val="4"/>
        </w:numPr>
      </w:pPr>
      <w:r>
        <w:t>Cloud Security Assessment</w:t>
      </w:r>
    </w:p>
    <w:p w:rsidR="00F86A3C" w:rsidP="00F86A3C" w:rsidRDefault="00F86A3C" w14:paraId="009D0C70" w14:textId="77777777">
      <w:pPr>
        <w:pStyle w:val="ListParagraph"/>
        <w:numPr>
          <w:ilvl w:val="0"/>
          <w:numId w:val="4"/>
        </w:numPr>
      </w:pPr>
      <w:r>
        <w:t>Data Security Posture Assessment</w:t>
      </w:r>
    </w:p>
    <w:p w:rsidR="00F86A3C" w:rsidP="00F86A3C" w:rsidRDefault="00F86A3C" w14:paraId="23F2CECD" w14:textId="77777777">
      <w:pPr>
        <w:pStyle w:val="ListParagraph"/>
        <w:numPr>
          <w:ilvl w:val="0"/>
          <w:numId w:val="4"/>
        </w:numPr>
      </w:pPr>
      <w:r>
        <w:t>Privacy &amp; Compliance Readiness</w:t>
      </w:r>
    </w:p>
    <w:p w:rsidR="00F86A3C" w:rsidP="00F86A3C" w:rsidRDefault="00F86A3C" w14:paraId="34F44519" w14:textId="77777777">
      <w:pPr>
        <w:pStyle w:val="ListParagraph"/>
        <w:numPr>
          <w:ilvl w:val="0"/>
          <w:numId w:val="4"/>
        </w:numPr>
      </w:pPr>
      <w:r>
        <w:t>OT Exposure Review</w:t>
      </w:r>
    </w:p>
    <w:p w:rsidR="00F86A3C" w:rsidP="00F86A3C" w:rsidRDefault="00F86A3C" w14:paraId="1A0B9F06" w14:textId="77777777"/>
    <w:p w:rsidR="00F86A3C" w:rsidP="00F86A3C" w:rsidRDefault="00F86A3C" w14:paraId="1B7F0415" w14:textId="50738322">
      <w:r>
        <w:t>COMPANY</w:t>
      </w:r>
    </w:p>
    <w:p w:rsidR="00F86A3C" w:rsidP="00F86A3C" w:rsidRDefault="00F86A3C" w14:paraId="72CC57AB" w14:textId="77777777">
      <w:pPr>
        <w:pStyle w:val="ListParagraph"/>
        <w:numPr>
          <w:ilvl w:val="0"/>
          <w:numId w:val="25"/>
        </w:numPr>
      </w:pPr>
      <w:r>
        <w:t>Why Digiglass</w:t>
      </w:r>
    </w:p>
    <w:p w:rsidR="00F86A3C" w:rsidP="00F86A3C" w:rsidRDefault="00F86A3C" w14:paraId="244C243F" w14:textId="77777777">
      <w:pPr>
        <w:pStyle w:val="ListParagraph"/>
        <w:numPr>
          <w:ilvl w:val="0"/>
          <w:numId w:val="25"/>
        </w:numPr>
      </w:pPr>
      <w:r>
        <w:t>Cyber Impact Estimator</w:t>
      </w:r>
    </w:p>
    <w:p w:rsidR="00F86A3C" w:rsidP="00F86A3C" w:rsidRDefault="00F86A3C" w14:paraId="181758BC" w14:textId="77777777">
      <w:pPr>
        <w:pStyle w:val="ListParagraph"/>
        <w:numPr>
          <w:ilvl w:val="0"/>
          <w:numId w:val="25"/>
        </w:numPr>
      </w:pPr>
      <w:r>
        <w:t>Industries</w:t>
      </w:r>
    </w:p>
    <w:p w:rsidR="00F86A3C" w:rsidP="00F86A3C" w:rsidRDefault="00F86A3C" w14:paraId="52B3E196" w14:textId="77777777">
      <w:pPr>
        <w:pStyle w:val="ListParagraph"/>
        <w:numPr>
          <w:ilvl w:val="0"/>
          <w:numId w:val="25"/>
        </w:numPr>
      </w:pPr>
      <w:r>
        <w:t>Resources</w:t>
      </w:r>
    </w:p>
    <w:p w:rsidR="00F86A3C" w:rsidP="00F86A3C" w:rsidRDefault="00F86A3C" w14:paraId="59E227A9" w14:textId="77777777">
      <w:pPr>
        <w:pStyle w:val="ListParagraph"/>
        <w:numPr>
          <w:ilvl w:val="0"/>
          <w:numId w:val="25"/>
        </w:numPr>
      </w:pPr>
      <w:r>
        <w:t>Contact</w:t>
      </w:r>
    </w:p>
    <w:p w:rsidR="00F86A3C" w:rsidP="00F86A3C" w:rsidRDefault="00F86A3C" w14:paraId="54185503" w14:textId="77777777"/>
    <w:p w:rsidR="00F86A3C" w:rsidP="00F86A3C" w:rsidRDefault="00F86A3C" w14:paraId="510656AF" w14:textId="445AAEE4">
      <w:r>
        <w:t>LEGAL</w:t>
      </w:r>
    </w:p>
    <w:p w:rsidR="00F86A3C" w:rsidP="00F86A3C" w:rsidRDefault="00F86A3C" w14:paraId="7B385C0D" w14:textId="77777777">
      <w:pPr>
        <w:pStyle w:val="ListParagraph"/>
        <w:numPr>
          <w:ilvl w:val="0"/>
          <w:numId w:val="6"/>
        </w:numPr>
      </w:pPr>
      <w:r>
        <w:t>Privacy Notice</w:t>
      </w:r>
    </w:p>
    <w:p w:rsidR="00F86A3C" w:rsidP="00F86A3C" w:rsidRDefault="00F86A3C" w14:paraId="21E091D3" w14:textId="3C304ED1">
      <w:pPr>
        <w:pStyle w:val="ListParagraph"/>
        <w:numPr>
          <w:ilvl w:val="0"/>
          <w:numId w:val="6"/>
        </w:numPr>
      </w:pPr>
      <w:r>
        <w:t>Terms of Use</w:t>
      </w:r>
    </w:p>
    <w:p w:rsidR="00F86A3C" w:rsidP="00F86A3C" w:rsidRDefault="00F86A3C" w14:paraId="1F902EEA" w14:textId="77777777">
      <w:pPr>
        <w:pBdr>
          <w:bottom w:val="double" w:color="auto" w:sz="6" w:space="1"/>
        </w:pBdr>
      </w:pPr>
    </w:p>
    <w:p w:rsidRPr="00F86A3C" w:rsidR="00F86A3C" w:rsidP="00F86A3C" w:rsidRDefault="00F86A3C" w14:paraId="0762FB81" w14:textId="77777777"/>
    <w:p w:rsidRPr="00F86A3C" w:rsidR="00F86A3C" w:rsidP="00FB7D12" w:rsidRDefault="00F86A3C" w14:paraId="5D473556" w14:textId="77777777"/>
    <w:p w:rsidR="00F86A3C" w:rsidP="00FB7D12" w:rsidRDefault="00F86A3C" w14:paraId="20416428" w14:textId="6421A8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14: FOOTER 2</w:t>
      </w:r>
    </w:p>
    <w:p w:rsidR="00F86A3C" w:rsidP="00F86A3C" w:rsidRDefault="00F86A3C" w14:paraId="7F8C71C2" w14:textId="34ABEE8A">
      <w:r>
        <w:t>DIGIGLASS OPERATION</w:t>
      </w:r>
    </w:p>
    <w:p w:rsidR="00F86A3C" w:rsidP="00F86A3C" w:rsidRDefault="00F86A3C" w14:paraId="5B546D63" w14:textId="42EAFC66">
      <w:r>
        <w:t>3 Security Operations Centres, operating 24×7×365</w:t>
      </w:r>
    </w:p>
    <w:p w:rsidR="00F86A3C" w:rsidP="00F86A3C" w:rsidRDefault="00F86A3C" w14:paraId="70E20B5F" w14:textId="4BE1ADD8">
      <w:r>
        <w:t>25+ Cybersecurity specialists across threat, compliance, cloud, OT and privacy</w:t>
      </w:r>
    </w:p>
    <w:p w:rsidRPr="00F86A3C" w:rsidR="00F86A3C" w:rsidP="00F86A3C" w:rsidRDefault="00F86A3C" w14:paraId="2B49AD80" w14:textId="2ADB2876">
      <w:r>
        <w:t>20+ Direct technology alliances</w:t>
      </w:r>
    </w:p>
    <w:p w:rsidRPr="00B60CBA" w:rsidR="00FB7D12" w:rsidP="00FB7D12" w:rsidRDefault="00FB7D12" w14:paraId="0EF9F4E9" w14:textId="711470E6">
      <w:pPr>
        <w:rPr>
          <w:b/>
          <w:bCs/>
        </w:rPr>
      </w:pPr>
      <w:r w:rsidRPr="00B60CBA">
        <w:rPr>
          <w:b/>
          <w:bCs/>
        </w:rPr>
        <w:t>(We can remove th</w:t>
      </w:r>
      <w:r w:rsidR="00B60CBA">
        <w:rPr>
          <w:b/>
          <w:bCs/>
        </w:rPr>
        <w:t>e below figure</w:t>
      </w:r>
      <w:r w:rsidRPr="00B60CBA">
        <w:rPr>
          <w:b/>
          <w:bCs/>
        </w:rPr>
        <w:t xml:space="preserve"> entirely if the number does not make sense)</w:t>
      </w:r>
    </w:p>
    <w:p w:rsidR="00FB7D12" w:rsidP="00FB7D12" w:rsidRDefault="00FB7D12" w14:paraId="51898554" w14:textId="3615C091">
      <w:r>
        <w:t xml:space="preserve">REDINGTON GROUP BACKING </w:t>
      </w:r>
    </w:p>
    <w:p w:rsidR="00FB7D12" w:rsidP="00FB7D12" w:rsidRDefault="00FB7D12" w14:paraId="23CCBE49" w14:textId="77777777">
      <w:r>
        <w:t>$13.5B</w:t>
      </w:r>
    </w:p>
    <w:p w:rsidR="00FB7D12" w:rsidP="00FB7D12" w:rsidRDefault="00FB7D12" w14:paraId="3340248A" w14:textId="00ACB709">
      <w:r>
        <w:t>Redington global revenue · FY26</w:t>
      </w:r>
    </w:p>
    <w:p w:rsidR="00FB7D12" w:rsidP="00FB7D12" w:rsidRDefault="00FB7D12" w14:paraId="0D67547B" w14:textId="61B45CEB">
      <w:r>
        <w:t>(If possible)</w:t>
      </w:r>
      <w:r>
        <w:br/>
      </w:r>
      <w:r w:rsidRPr="00FB7D12">
        <w:t>Source: Redington FY26 Corporate Presentation</w:t>
      </w:r>
    </w:p>
    <w:p w:rsidR="00F86A3C" w:rsidP="00FB7D12" w:rsidRDefault="00F86A3C" w14:paraId="76272534" w14:textId="77777777"/>
    <w:p w:rsidR="00F86A3C" w:rsidP="00F86A3C" w:rsidRDefault="00F86A3C" w14:paraId="0750DA63" w14:textId="1D8BCAA0">
      <w:r>
        <w:t>VENDOR RELATIONSHIPS</w:t>
      </w:r>
    </w:p>
    <w:p w:rsidR="00F86A3C" w:rsidP="00F86A3C" w:rsidRDefault="00F86A3C" w14:paraId="4B4673A3" w14:textId="43D6ABDB">
      <w:r>
        <w:t>See the technology ecosystem ↗</w:t>
      </w:r>
    </w:p>
    <w:p w:rsidR="00F86A3C" w:rsidP="00F86A3C" w:rsidRDefault="00F86A3C" w14:paraId="07F102A3" w14:textId="77777777"/>
    <w:p w:rsidR="00F86A3C" w:rsidP="00F86A3C" w:rsidRDefault="00F86A3C" w14:paraId="35F12768" w14:textId="77777777">
      <w:r>
        <w:t>United Arab Emirates, Saudi Arabia and wider Middle East &amp; Africa</w:t>
      </w:r>
    </w:p>
    <w:p w:rsidR="00F86A3C" w:rsidP="00F86A3C" w:rsidRDefault="00F86A3C" w14:paraId="7F81943F" w14:textId="77777777"/>
    <w:p w:rsidR="00F86A3C" w:rsidP="00F86A3C" w:rsidRDefault="00F86A3C" w14:paraId="7BFE2E14" w14:textId="70FAC5E4">
      <w:r>
        <w:t>© 2026 Digiglass. All rights reserved.</w:t>
      </w:r>
    </w:p>
    <w:p w:rsidR="00F86A3C" w:rsidP="00F86A3C" w:rsidRDefault="00F86A3C" w14:paraId="613AB757" w14:textId="77777777">
      <w:r>
        <w:t>Privacy Notice</w:t>
      </w:r>
    </w:p>
    <w:p w:rsidR="00F86A3C" w:rsidP="00F86A3C" w:rsidRDefault="00F86A3C" w14:paraId="24986B09" w14:textId="77777777">
      <w:r>
        <w:t>Terms of Use</w:t>
      </w:r>
    </w:p>
    <w:p w:rsidR="00F86A3C" w:rsidP="00F86A3C" w:rsidRDefault="00F86A3C" w14:paraId="064EF75D" w14:textId="77777777">
      <w:r>
        <w:t>Cookie Preferences</w:t>
      </w:r>
    </w:p>
    <w:p w:rsidRPr="00FB7D12" w:rsidR="00F86A3C" w:rsidP="00F86A3C" w:rsidRDefault="00F86A3C" w14:paraId="21861C15" w14:textId="1E745C04">
      <w:pPr>
        <w:rPr>
          <w:del w:author="Guest User" w:date="2026-09-24T11:29:07.028Z" w16du:dateUtc="2026-09-24T11:29:07.028Z" w:id="1111026892"/>
        </w:rPr>
      </w:pPr>
      <w:r w:rsidR="5EDB718B">
        <w:rPr/>
        <w:t>Accessibility Statement</w:t>
      </w:r>
    </w:p>
    <w:p w:rsidR="000F507F" w:rsidP="000F507F" w:rsidRDefault="000F507F" w14:paraId="063D5834" w14:textId="4B35B65F">
      <w:pPr>
        <w:rPr>
          <w:del w:author="Guest User" w:date="2026-09-24T11:29:04.609Z" w16du:dateUtc="2026-09-24T11:29:04.609Z" w:id="691041062"/>
        </w:rPr>
      </w:pPr>
    </w:p>
    <w:p w:rsidR="000F507F" w:rsidP="000F507F" w:rsidRDefault="000F507F" w14:paraId="54A7C2B7" w14:textId="77777777"/>
    <w:p w:rsidR="000F507F" w:rsidP="000F507F" w:rsidRDefault="000F507F" w14:paraId="0571400C" w14:textId="77777777"/>
    <w:p w:rsidR="000F507F" w:rsidP="000F507F" w:rsidRDefault="000F507F" w14:paraId="39B27830" w14:textId="77777777"/>
    <w:p w:rsidRPr="000F507F" w:rsidR="000F507F" w:rsidP="000F507F" w:rsidRDefault="000F507F" w14:paraId="03B6A117" w14:textId="77777777"/>
    <w:p w:rsidR="00892B38" w:rsidP="00892B38" w:rsidRDefault="00892B38" w14:paraId="49C72D81" w14:textId="77777777"/>
    <w:p w:rsidR="00892B38" w:rsidP="00892B38" w:rsidRDefault="00892B38" w14:paraId="49DA6F77" w14:textId="77777777"/>
    <w:p w:rsidR="00892B38" w:rsidP="00B117F8" w:rsidRDefault="00892B38" w14:paraId="1DDD631C" w14:textId="77777777"/>
    <w:p w:rsidR="00B117F8" w:rsidP="00B117F8" w:rsidRDefault="00B117F8" w14:paraId="741BAABC" w14:textId="77777777"/>
    <w:p w:rsidR="00B117F8" w:rsidP="00B117F8" w:rsidRDefault="00B117F8" w14:paraId="000B8AF1" w14:textId="77777777"/>
    <w:sectPr w:rsidR="00B117F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2692"/>
    <w:multiLevelType w:val="multilevel"/>
    <w:tmpl w:val="DEA4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C832336"/>
    <w:multiLevelType w:val="multilevel"/>
    <w:tmpl w:val="30DE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21D21AB"/>
    <w:multiLevelType w:val="hybridMultilevel"/>
    <w:tmpl w:val="FC92FAEC"/>
    <w:lvl w:ilvl="0" w:tplc="E25C5DA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732BB"/>
    <w:multiLevelType w:val="hybridMultilevel"/>
    <w:tmpl w:val="C0725F3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7739ED"/>
    <w:multiLevelType w:val="hybridMultilevel"/>
    <w:tmpl w:val="03902C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3965780"/>
    <w:multiLevelType w:val="multilevel"/>
    <w:tmpl w:val="2BAC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A414A94"/>
    <w:multiLevelType w:val="hybridMultilevel"/>
    <w:tmpl w:val="9EE07C9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E0B1D8C"/>
    <w:multiLevelType w:val="hybridMultilevel"/>
    <w:tmpl w:val="952ADA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E20C25"/>
    <w:multiLevelType w:val="multilevel"/>
    <w:tmpl w:val="2670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35357935"/>
    <w:multiLevelType w:val="multilevel"/>
    <w:tmpl w:val="5DF8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3548544A"/>
    <w:multiLevelType w:val="hybridMultilevel"/>
    <w:tmpl w:val="A75AD73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8D8629D"/>
    <w:multiLevelType w:val="hybridMultilevel"/>
    <w:tmpl w:val="E938B2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091E6C"/>
    <w:multiLevelType w:val="hybridMultilevel"/>
    <w:tmpl w:val="BAD4DEE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D5C2966"/>
    <w:multiLevelType w:val="hybridMultilevel"/>
    <w:tmpl w:val="33CC618E"/>
    <w:lvl w:ilvl="0" w:tplc="8E8E53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3836D2"/>
    <w:multiLevelType w:val="multilevel"/>
    <w:tmpl w:val="A652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41755E9F"/>
    <w:multiLevelType w:val="multilevel"/>
    <w:tmpl w:val="A45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468C25E6"/>
    <w:multiLevelType w:val="multilevel"/>
    <w:tmpl w:val="2404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9660622"/>
    <w:multiLevelType w:val="multilevel"/>
    <w:tmpl w:val="E244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4A99235B"/>
    <w:multiLevelType w:val="multilevel"/>
    <w:tmpl w:val="01D2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4B8B5606"/>
    <w:multiLevelType w:val="hybridMultilevel"/>
    <w:tmpl w:val="CBEA896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D161CF"/>
    <w:multiLevelType w:val="multilevel"/>
    <w:tmpl w:val="1D56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4C760FCB"/>
    <w:multiLevelType w:val="multilevel"/>
    <w:tmpl w:val="3D22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52457815"/>
    <w:multiLevelType w:val="multilevel"/>
    <w:tmpl w:val="0614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6114147E"/>
    <w:multiLevelType w:val="multilevel"/>
    <w:tmpl w:val="A168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67C361F9"/>
    <w:multiLevelType w:val="hybridMultilevel"/>
    <w:tmpl w:val="C18A47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73865BB"/>
    <w:multiLevelType w:val="multilevel"/>
    <w:tmpl w:val="15A0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78B63FFC"/>
    <w:multiLevelType w:val="hybridMultilevel"/>
    <w:tmpl w:val="CB90F60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93C3DE0"/>
    <w:multiLevelType w:val="multilevel"/>
    <w:tmpl w:val="D17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7D7B210D"/>
    <w:multiLevelType w:val="multilevel"/>
    <w:tmpl w:val="3024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7F147046"/>
    <w:multiLevelType w:val="multilevel"/>
    <w:tmpl w:val="EEE4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027635703">
    <w:abstractNumId w:val="25"/>
  </w:num>
  <w:num w:numId="2" w16cid:durableId="1187060203">
    <w:abstractNumId w:val="11"/>
  </w:num>
  <w:num w:numId="3" w16cid:durableId="1236622111">
    <w:abstractNumId w:val="23"/>
  </w:num>
  <w:num w:numId="4" w16cid:durableId="1296594939">
    <w:abstractNumId w:val="4"/>
  </w:num>
  <w:num w:numId="5" w16cid:durableId="130174949">
    <w:abstractNumId w:val="12"/>
  </w:num>
  <w:num w:numId="6" w16cid:durableId="1316643477">
    <w:abstractNumId w:val="6"/>
  </w:num>
  <w:num w:numId="7" w16cid:durableId="1544512663">
    <w:abstractNumId w:val="15"/>
  </w:num>
  <w:num w:numId="8" w16cid:durableId="1598437874">
    <w:abstractNumId w:val="10"/>
  </w:num>
  <w:num w:numId="9" w16cid:durableId="1738436798">
    <w:abstractNumId w:val="24"/>
  </w:num>
  <w:num w:numId="10" w16cid:durableId="1769688677">
    <w:abstractNumId w:val="9"/>
  </w:num>
  <w:num w:numId="11" w16cid:durableId="1823082799">
    <w:abstractNumId w:val="14"/>
  </w:num>
  <w:num w:numId="12" w16cid:durableId="2032564217">
    <w:abstractNumId w:val="1"/>
  </w:num>
  <w:num w:numId="13" w16cid:durableId="2056075971">
    <w:abstractNumId w:val="20"/>
  </w:num>
  <w:num w:numId="14" w16cid:durableId="250892052">
    <w:abstractNumId w:val="2"/>
  </w:num>
  <w:num w:numId="15" w16cid:durableId="26300252">
    <w:abstractNumId w:val="5"/>
  </w:num>
  <w:num w:numId="16" w16cid:durableId="28259167">
    <w:abstractNumId w:val="17"/>
  </w:num>
  <w:num w:numId="17" w16cid:durableId="352152968">
    <w:abstractNumId w:val="8"/>
  </w:num>
  <w:num w:numId="18" w16cid:durableId="368334961">
    <w:abstractNumId w:val="29"/>
  </w:num>
  <w:num w:numId="19" w16cid:durableId="404839808">
    <w:abstractNumId w:val="0"/>
  </w:num>
  <w:num w:numId="20" w16cid:durableId="444271641">
    <w:abstractNumId w:val="22"/>
  </w:num>
  <w:num w:numId="21" w16cid:durableId="450788347">
    <w:abstractNumId w:val="7"/>
  </w:num>
  <w:num w:numId="22" w16cid:durableId="483543280">
    <w:abstractNumId w:val="27"/>
  </w:num>
  <w:num w:numId="23" w16cid:durableId="597062604">
    <w:abstractNumId w:val="21"/>
  </w:num>
  <w:num w:numId="24" w16cid:durableId="765422408">
    <w:abstractNumId w:val="18"/>
  </w:num>
  <w:num w:numId="25" w16cid:durableId="818690820">
    <w:abstractNumId w:val="19"/>
  </w:num>
  <w:num w:numId="26" w16cid:durableId="865100530">
    <w:abstractNumId w:val="28"/>
  </w:num>
  <w:num w:numId="27" w16cid:durableId="866602764">
    <w:abstractNumId w:val="16"/>
  </w:num>
  <w:num w:numId="28" w16cid:durableId="915436375">
    <w:abstractNumId w:val="3"/>
  </w:num>
  <w:num w:numId="29" w16cid:durableId="920530829">
    <w:abstractNumId w:val="26"/>
  </w:num>
  <w:num w:numId="30" w16cid:durableId="922032848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23"/>
    <w:rsid w:val="000F507F"/>
    <w:rsid w:val="00144ABC"/>
    <w:rsid w:val="00245D98"/>
    <w:rsid w:val="002C7085"/>
    <w:rsid w:val="002F06DD"/>
    <w:rsid w:val="00363DC3"/>
    <w:rsid w:val="004B1E98"/>
    <w:rsid w:val="004B7B78"/>
    <w:rsid w:val="00517400"/>
    <w:rsid w:val="005D47A9"/>
    <w:rsid w:val="00684591"/>
    <w:rsid w:val="006D1B8E"/>
    <w:rsid w:val="007745EC"/>
    <w:rsid w:val="00892B38"/>
    <w:rsid w:val="008B4F42"/>
    <w:rsid w:val="00941C57"/>
    <w:rsid w:val="0098184C"/>
    <w:rsid w:val="00A65070"/>
    <w:rsid w:val="00A85D66"/>
    <w:rsid w:val="00AD4453"/>
    <w:rsid w:val="00AF5723"/>
    <w:rsid w:val="00B07BA9"/>
    <w:rsid w:val="00B117F8"/>
    <w:rsid w:val="00B31A53"/>
    <w:rsid w:val="00B60CBA"/>
    <w:rsid w:val="00BD6801"/>
    <w:rsid w:val="00C82370"/>
    <w:rsid w:val="00CD42A4"/>
    <w:rsid w:val="00DF790F"/>
    <w:rsid w:val="00E475A9"/>
    <w:rsid w:val="00F115DA"/>
    <w:rsid w:val="00F346AA"/>
    <w:rsid w:val="00F86A3C"/>
    <w:rsid w:val="00FB7D12"/>
    <w:rsid w:val="00FD142F"/>
    <w:rsid w:val="00FF3DF8"/>
    <w:rsid w:val="29B82467"/>
    <w:rsid w:val="5EDB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5F44C"/>
  <w15:chartTrackingRefBased/>
  <w15:docId w15:val="{960BF323-C62E-4E37-A4B4-71B82D9874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72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72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F572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F572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F572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F572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F572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F572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F572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F572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F5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72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F572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F5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72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F5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72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5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Maanas Chaturvedi</dc:creator>
  <keywords/>
  <dc:description/>
  <lastModifiedBy>Guest User</lastModifiedBy>
  <revision>9</revision>
  <dcterms:created xsi:type="dcterms:W3CDTF">2026-09-08T11:54:00.0000000Z</dcterms:created>
  <dcterms:modified xsi:type="dcterms:W3CDTF">2026-09-24T11:29:20.0768341Z</dcterms:modified>
</coreProperties>
</file>